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rFonts w:ascii="黑体" w:eastAsia="黑体"/>
          <w:sz w:val="32"/>
        </w:rPr>
      </w:pPr>
      <w:r>
        <w:rPr>
          <w:rFonts w:hint="eastAsia"/>
          <w:sz w:val="48"/>
          <w:szCs w:val="48"/>
        </w:rPr>
        <w:t>WebPlus</w:t>
      </w:r>
      <w:r>
        <w:rPr>
          <w:sz w:val="48"/>
          <w:szCs w:val="48"/>
        </w:rPr>
        <w:t>框架</w:t>
      </w:r>
      <w:r>
        <w:rPr>
          <w:rFonts w:hint="eastAsia"/>
          <w:sz w:val="48"/>
          <w:szCs w:val="48"/>
        </w:rPr>
        <w:t>开发手册</w:t>
      </w:r>
    </w:p>
    <w:p>
      <w:pPr>
        <w:jc w:val="center"/>
        <w:rPr>
          <w:rFonts w:ascii="黑体" w:eastAsia="黑体"/>
          <w:sz w:val="32"/>
        </w:rPr>
      </w:pPr>
    </w:p>
    <w:p>
      <w:pPr>
        <w:jc w:val="center"/>
        <w:rPr>
          <w:rFonts w:ascii="楷体_GB2312"/>
          <w:b/>
          <w:sz w:val="32"/>
        </w:rPr>
      </w:pPr>
      <w:r>
        <w:rPr>
          <w:rFonts w:hint="eastAsia" w:ascii="楷体_GB2312"/>
          <w:b/>
          <w:sz w:val="32"/>
        </w:rPr>
        <w:t>文档修订记录</w:t>
      </w:r>
    </w:p>
    <w:tbl>
      <w:tblPr>
        <w:tblStyle w:val="16"/>
        <w:tblW w:w="923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709"/>
        <w:gridCol w:w="2693"/>
        <w:gridCol w:w="1276"/>
        <w:gridCol w:w="992"/>
        <w:gridCol w:w="1276"/>
        <w:gridCol w:w="9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shd w:val="clear" w:color="auto" w:fill="D9D9D9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版本编号或者更改记录编号</w:t>
            </w:r>
          </w:p>
        </w:tc>
        <w:tc>
          <w:tcPr>
            <w:tcW w:w="709" w:type="dxa"/>
            <w:shd w:val="clear" w:color="auto" w:fill="D9D9D9"/>
            <w:vAlign w:val="center"/>
          </w:tcPr>
          <w:p>
            <w:pPr>
              <w:ind w:right="-122" w:rightChars="-5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变化状态</w:t>
            </w:r>
          </w:p>
        </w:tc>
        <w:tc>
          <w:tcPr>
            <w:tcW w:w="2693" w:type="dxa"/>
            <w:shd w:val="clear" w:color="auto" w:fill="D9D9D9"/>
            <w:vAlign w:val="center"/>
          </w:tcPr>
          <w:p>
            <w:pPr>
              <w:ind w:right="-122" w:rightChars="-5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简要说明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变更内容和变更范围)</w:t>
            </w:r>
          </w:p>
        </w:tc>
        <w:tc>
          <w:tcPr>
            <w:tcW w:w="1276" w:type="dxa"/>
            <w:shd w:val="clear" w:color="auto" w:fill="D9D9D9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92" w:type="dxa"/>
            <w:shd w:val="clear" w:color="auto" w:fill="D9D9D9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变更人</w:t>
            </w:r>
          </w:p>
        </w:tc>
        <w:tc>
          <w:tcPr>
            <w:tcW w:w="1276" w:type="dxa"/>
            <w:shd w:val="clear" w:color="auto" w:fill="D9D9D9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批注日期</w:t>
            </w:r>
          </w:p>
        </w:tc>
        <w:tc>
          <w:tcPr>
            <w:tcW w:w="974" w:type="dxa"/>
            <w:shd w:val="clear" w:color="auto" w:fill="D9D9D9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批准人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73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ind w:right="73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新建</w:t>
            </w: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2017-08-09</w:t>
            </w: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</w:rPr>
              <w:t>张永钊</w:t>
            </w: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731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ind w:right="731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添加整体架构设计、类关系图等内容。</w:t>
            </w: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2017-08-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>黄仕强</w:t>
            </w: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17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spacing w:line="0" w:lineRule="atLeast"/>
              <w:ind w:right="835" w:rightChars="348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szCs w:val="21"/>
        </w:rPr>
      </w:pPr>
      <w:r>
        <w:rPr>
          <w:szCs w:val="21"/>
        </w:rPr>
        <w:t>*</w:t>
      </w:r>
      <w:r>
        <w:rPr>
          <w:rFonts w:hint="eastAsia"/>
          <w:szCs w:val="21"/>
        </w:rPr>
        <w:t>变化状态：</w:t>
      </w:r>
      <w:r>
        <w:rPr>
          <w:szCs w:val="21"/>
        </w:rPr>
        <w:t>C-</w:t>
      </w:r>
      <w:r>
        <w:rPr>
          <w:rFonts w:hint="eastAsia"/>
          <w:szCs w:val="21"/>
        </w:rPr>
        <w:t>创建</w:t>
      </w:r>
      <w:r>
        <w:rPr>
          <w:szCs w:val="21"/>
        </w:rPr>
        <w:t>,A-</w:t>
      </w:r>
      <w:r>
        <w:rPr>
          <w:rFonts w:hint="eastAsia"/>
          <w:szCs w:val="21"/>
        </w:rPr>
        <w:t>新增</w:t>
      </w:r>
      <w:r>
        <w:rPr>
          <w:szCs w:val="21"/>
        </w:rPr>
        <w:t>,M-</w:t>
      </w:r>
      <w:r>
        <w:rPr>
          <w:rFonts w:hint="eastAsia"/>
          <w:szCs w:val="21"/>
        </w:rPr>
        <w:t>修改</w:t>
      </w:r>
      <w:r>
        <w:rPr>
          <w:szCs w:val="21"/>
        </w:rPr>
        <w:t>,D-</w:t>
      </w:r>
      <w:r>
        <w:rPr>
          <w:rFonts w:hint="eastAsia"/>
          <w:szCs w:val="21"/>
        </w:rPr>
        <w:t>删除</w:t>
      </w:r>
    </w:p>
    <w:p>
      <w:pPr>
        <w:jc w:val="center"/>
      </w:pPr>
    </w:p>
    <w:p>
      <w:pPr>
        <w:jc w:val="center"/>
        <w:rPr>
          <w:rFonts w:ascii="黑体" w:eastAsia="黑体"/>
          <w:sz w:val="32"/>
        </w:rPr>
      </w:pPr>
    </w:p>
    <w:p>
      <w:pPr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深圳市赢时胜信息技术股份有限公司</w:t>
      </w:r>
    </w:p>
    <w:p>
      <w:pPr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2017年8月</w:t>
      </w:r>
    </w:p>
    <w:p>
      <w:pPr>
        <w:jc w:val="center"/>
        <w:rPr>
          <w:rFonts w:ascii="黑体" w:eastAsia="黑体"/>
          <w:sz w:val="44"/>
        </w:rPr>
      </w:pPr>
      <w:r>
        <w:rPr>
          <w:rFonts w:ascii="黑体" w:eastAsia="黑体"/>
          <w:sz w:val="32"/>
        </w:rPr>
        <w:br w:type="page"/>
      </w:r>
      <w:r>
        <w:rPr>
          <w:rFonts w:hint="eastAsia" w:ascii="黑体" w:eastAsia="黑体"/>
          <w:sz w:val="44"/>
        </w:rPr>
        <w:t>目录</w:t>
      </w:r>
    </w:p>
    <w:p>
      <w:pPr>
        <w:pStyle w:val="9"/>
        <w:tabs>
          <w:tab w:val="right" w:leader="dot" w:pos="8306"/>
        </w:tabs>
      </w:pPr>
      <w:r>
        <w:rPr>
          <w:rFonts w:ascii="黑体" w:eastAsia="黑体"/>
          <w:sz w:val="32"/>
        </w:rPr>
        <w:fldChar w:fldCharType="begin"/>
      </w:r>
      <w:r>
        <w:rPr>
          <w:rFonts w:ascii="黑体" w:eastAsia="黑体"/>
          <w:sz w:val="32"/>
        </w:rPr>
        <w:instrText xml:space="preserve">TOC \o "1-3" \h \u </w:instrText>
      </w:r>
      <w:r>
        <w:rPr>
          <w:rFonts w:ascii="黑体" w:eastAsia="黑体"/>
          <w:sz w:val="32"/>
        </w:rPr>
        <w:fldChar w:fldCharType="separate"/>
      </w:r>
      <w:r>
        <w:fldChar w:fldCharType="begin"/>
      </w:r>
      <w:r>
        <w:instrText xml:space="preserve"> HYPERLINK \l "_Toc6865" </w:instrText>
      </w:r>
      <w:r>
        <w:fldChar w:fldCharType="separate"/>
      </w:r>
      <w:r>
        <w:t xml:space="preserve">1. </w:t>
      </w:r>
      <w:r>
        <w:rPr>
          <w:rFonts w:hint="eastAsia"/>
        </w:rPr>
        <w:t>前言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"_Toc3890" </w:instrText>
      </w:r>
      <w:r>
        <w:fldChar w:fldCharType="separate"/>
      </w:r>
      <w:r>
        <w:t xml:space="preserve">1.1. </w:t>
      </w:r>
      <w:r>
        <w:rPr>
          <w:rFonts w:hint="eastAsia"/>
        </w:rPr>
        <w:t>目的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"_Toc3061" </w:instrText>
      </w:r>
      <w:r>
        <w:fldChar w:fldCharType="separate"/>
      </w:r>
      <w:r>
        <w:t xml:space="preserve">1.2. </w:t>
      </w:r>
      <w:r>
        <w:rPr>
          <w:rFonts w:hint="eastAsia"/>
        </w:rPr>
        <w:t>适用范围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"_Toc19561" </w:instrText>
      </w:r>
      <w:r>
        <w:fldChar w:fldCharType="separate"/>
      </w:r>
      <w:r>
        <w:t xml:space="preserve">1.3. </w:t>
      </w:r>
      <w:r>
        <w:rPr>
          <w:rFonts w:hint="eastAsia"/>
        </w:rPr>
        <w:t>读者对象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"_Toc22917" </w:instrText>
      </w:r>
      <w:r>
        <w:fldChar w:fldCharType="separate"/>
      </w:r>
      <w:r>
        <w:t xml:space="preserve">1.4. </w:t>
      </w:r>
      <w:r>
        <w:rPr>
          <w:rFonts w:hint="eastAsia"/>
        </w:rPr>
        <w:t>术语与缩略语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"_Toc11958" </w:instrText>
      </w:r>
      <w:r>
        <w:fldChar w:fldCharType="separate"/>
      </w:r>
      <w:r>
        <w:t xml:space="preserve">1.5. </w:t>
      </w:r>
      <w:r>
        <w:rPr>
          <w:rFonts w:hint="eastAsia"/>
        </w:rPr>
        <w:t>参考/引用文档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"_Toc16839" </w:instrText>
      </w:r>
      <w:r>
        <w:fldChar w:fldCharType="separate"/>
      </w:r>
      <w:r>
        <w:t xml:space="preserve">1.6. </w:t>
      </w:r>
      <w:r>
        <w:rPr>
          <w:rFonts w:hint="eastAsia"/>
        </w:rPr>
        <w:t>整体架构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"_Toc30747" </w:instrText>
      </w:r>
      <w:r>
        <w:fldChar w:fldCharType="separate"/>
      </w:r>
      <w:r>
        <w:t xml:space="preserve">1.6.1. </w:t>
      </w:r>
      <w:r>
        <w:rPr>
          <w:rFonts w:hint="eastAsia"/>
        </w:rPr>
        <w:t>系统架构图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"_Toc20539" </w:instrText>
      </w:r>
      <w:r>
        <w:fldChar w:fldCharType="separate"/>
      </w:r>
      <w:r>
        <w:t>1.7. 前端开发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"_Toc14709" </w:instrText>
      </w:r>
      <w:r>
        <w:fldChar w:fldCharType="separate"/>
      </w:r>
      <w:r>
        <w:t>1.7.1. 资源引用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"_Toc16420" </w:instrText>
      </w:r>
      <w:r>
        <w:fldChar w:fldCharType="separate"/>
      </w:r>
      <w:r>
        <w:t>1.7.2. YssLayer</w:t>
      </w:r>
      <w:r>
        <w:rPr>
          <w:rFonts w:hint="eastAsia"/>
        </w:rPr>
        <w:t>（http://layer.layui.com/api.html）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"_Toc24437" </w:instrText>
      </w:r>
      <w:r>
        <w:fldChar w:fldCharType="separate"/>
      </w:r>
      <w:r>
        <w:t>1.7.3. jqGrid控件</w:t>
      </w:r>
      <w:r>
        <w:rPr>
          <w:rFonts w:hint="eastAsia"/>
        </w:rPr>
        <w:t>（http://blog.mn886.net/jqGrid/）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"_Toc14364" </w:instrText>
      </w:r>
      <w:r>
        <w:fldChar w:fldCharType="separate"/>
      </w:r>
      <w:r>
        <w:t>1.7.4. select控件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"_Toc22597" </w:instrText>
      </w:r>
      <w:r>
        <w:fldChar w:fldCharType="separate"/>
      </w:r>
      <w:r>
        <w:t>1.7.5. Ztree</w:t>
      </w:r>
      <w:r>
        <w:rPr>
          <w:rFonts w:hint="eastAsia"/>
        </w:rPr>
        <w:t>控</w:t>
      </w:r>
      <w:r>
        <w:t>件</w:t>
      </w:r>
      <w:r>
        <w:rPr>
          <w:rFonts w:hint="eastAsia"/>
        </w:rPr>
        <w:t>（http://www.treejs.cn）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"_Toc20378" </w:instrText>
      </w:r>
      <w:r>
        <w:fldChar w:fldCharType="separate"/>
      </w:r>
      <w:r>
        <w:t>1.7.6. calendar控件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"_Toc8089" </w:instrText>
      </w:r>
      <w:r>
        <w:fldChar w:fldCharType="separate"/>
      </w:r>
      <w:r>
        <w:t xml:space="preserve">1.8. </w:t>
      </w:r>
      <w:r>
        <w:rPr>
          <w:rFonts w:hint="eastAsia"/>
        </w:rPr>
        <w:t>后端开发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"_Toc5459" </w:instrText>
      </w:r>
      <w:r>
        <w:fldChar w:fldCharType="separate"/>
      </w:r>
      <w:r>
        <w:t>1.8.1. 权限注册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"_Toc11253" </w:instrText>
      </w:r>
      <w:r>
        <w:fldChar w:fldCharType="separate"/>
      </w:r>
      <w:r>
        <w:t>1.8.2. 导航菜单管理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"_Toc17871" </w:instrText>
      </w:r>
      <w:r>
        <w:fldChar w:fldCharType="separate"/>
      </w:r>
      <w:r>
        <w:t xml:space="preserve">1.8.3. </w:t>
      </w:r>
      <w:r>
        <w:rPr>
          <w:rFonts w:hint="eastAsia"/>
        </w:rPr>
        <w:t>注册资源及servlet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"_Toc20333" </w:instrText>
      </w:r>
      <w:r>
        <w:fldChar w:fldCharType="separate"/>
      </w:r>
      <w:r>
        <w:t xml:space="preserve">1.9. </w:t>
      </w:r>
      <w:r>
        <w:rPr>
          <w:rFonts w:hint="eastAsia"/>
        </w:rPr>
        <w:t>配置文件说明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"_Toc7104" </w:instrText>
      </w:r>
      <w:r>
        <w:fldChar w:fldCharType="separate"/>
      </w:r>
      <w:r>
        <w:t xml:space="preserve">1.9.1. </w:t>
      </w:r>
      <w:r>
        <w:rPr>
          <w:rFonts w:hint="eastAsia"/>
        </w:rPr>
        <w:t>p</w:t>
      </w:r>
      <w:r>
        <w:t>lugins.xml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"_Toc28465" </w:instrText>
      </w:r>
      <w:r>
        <w:fldChar w:fldCharType="separate"/>
      </w:r>
      <w:r>
        <w:t>1.9.2. functions.xml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"_Toc12238" </w:instrText>
      </w:r>
      <w:r>
        <w:fldChar w:fldCharType="separate"/>
      </w:r>
      <w:r>
        <w:t>1.9.3. shiro.ini</w:t>
      </w:r>
      <w:r>
        <w:tab/>
      </w:r>
      <w:r>
        <w:fldChar w:fldCharType="end"/>
      </w:r>
    </w:p>
    <w:p>
      <w:pPr>
        <w:pStyle w:val="10"/>
        <w:tabs>
          <w:tab w:val="right" w:leader="dot" w:pos="8306"/>
        </w:tabs>
        <w:ind w:left="480"/>
      </w:pPr>
      <w:r>
        <w:fldChar w:fldCharType="begin"/>
      </w:r>
      <w:r>
        <w:instrText xml:space="preserve"> HYPERLINK \l "_Toc20636" </w:instrText>
      </w:r>
      <w:r>
        <w:fldChar w:fldCharType="separate"/>
      </w:r>
      <w:r>
        <w:t xml:space="preserve">1.10. </w:t>
      </w:r>
      <w:r>
        <w:rPr>
          <w:rFonts w:hint="eastAsia"/>
        </w:rPr>
        <w:t>示例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"_Toc19441" </w:instrText>
      </w:r>
      <w:r>
        <w:fldChar w:fldCharType="separate"/>
      </w:r>
      <w:r>
        <w:t xml:space="preserve">1.10.1. </w:t>
      </w:r>
      <w:r>
        <w:rPr>
          <w:rFonts w:hint="eastAsia"/>
        </w:rPr>
        <w:t>用户列表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"_Toc28581" </w:instrText>
      </w:r>
      <w:r>
        <w:fldChar w:fldCharType="separate"/>
      </w:r>
      <w:r>
        <w:t xml:space="preserve">1.10.2. </w:t>
      </w:r>
      <w:r>
        <w:rPr>
          <w:rFonts w:hint="eastAsia"/>
        </w:rPr>
        <w:t>添加用户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"_Toc30367" </w:instrText>
      </w:r>
      <w:r>
        <w:fldChar w:fldCharType="separate"/>
      </w:r>
      <w:r>
        <w:t xml:space="preserve">1.10.3. </w:t>
      </w:r>
      <w:r>
        <w:rPr>
          <w:rFonts w:hint="eastAsia"/>
        </w:rPr>
        <w:t>修改用户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"_Toc12766" </w:instrText>
      </w:r>
      <w:r>
        <w:fldChar w:fldCharType="separate"/>
      </w:r>
      <w:r>
        <w:t xml:space="preserve">1.10.4. </w:t>
      </w:r>
      <w:r>
        <w:rPr>
          <w:rFonts w:hint="eastAsia"/>
        </w:rPr>
        <w:t>删除用户</w:t>
      </w:r>
      <w:r>
        <w:tab/>
      </w:r>
      <w:r>
        <w:fldChar w:fldCharType="end"/>
      </w:r>
    </w:p>
    <w:p>
      <w:pPr>
        <w:pStyle w:val="6"/>
        <w:tabs>
          <w:tab w:val="right" w:leader="dot" w:pos="8306"/>
        </w:tabs>
        <w:ind w:left="960"/>
      </w:pPr>
      <w:r>
        <w:fldChar w:fldCharType="begin"/>
      </w:r>
      <w:r>
        <w:instrText xml:space="preserve"> HYPERLINK \l "_Toc23630" </w:instrText>
      </w:r>
      <w:r>
        <w:fldChar w:fldCharType="separate"/>
      </w:r>
      <w:r>
        <w:t xml:space="preserve">1.10.5. </w:t>
      </w:r>
      <w:r>
        <w:rPr>
          <w:rFonts w:hint="eastAsia"/>
        </w:rPr>
        <w:t>审核、反审核用户</w:t>
      </w:r>
      <w:r>
        <w:tab/>
      </w:r>
      <w:r>
        <w:fldChar w:fldCharType="end"/>
      </w:r>
    </w:p>
    <w:p>
      <w:pPr>
        <w:rPr>
          <w:rFonts w:ascii="黑体" w:eastAsia="黑体"/>
          <w:sz w:val="32"/>
        </w:rPr>
      </w:pPr>
      <w:r>
        <w:rPr>
          <w:rFonts w:ascii="黑体" w:eastAsia="黑体"/>
        </w:rPr>
        <w:fldChar w:fldCharType="end"/>
      </w:r>
    </w:p>
    <w:p>
      <w:pPr>
        <w:rPr>
          <w:rFonts w:ascii="黑体" w:eastAsia="黑体"/>
        </w:rPr>
      </w:pPr>
      <w:r>
        <w:rPr>
          <w:rFonts w:ascii="黑体" w:eastAsia="黑体"/>
          <w:sz w:val="32"/>
        </w:rPr>
        <w:br w:type="page"/>
      </w:r>
    </w:p>
    <w:p>
      <w:pPr>
        <w:pStyle w:val="2"/>
      </w:pPr>
      <w:bookmarkStart w:id="0" w:name="_Toc23635"/>
      <w:bookmarkStart w:id="1" w:name="_Toc6865"/>
      <w:r>
        <w:rPr>
          <w:rFonts w:hint="eastAsia"/>
        </w:rPr>
        <w:t>前言</w:t>
      </w:r>
      <w:bookmarkEnd w:id="0"/>
      <w:bookmarkEnd w:id="1"/>
    </w:p>
    <w:p>
      <w:pPr>
        <w:pStyle w:val="3"/>
      </w:pPr>
      <w:bookmarkStart w:id="2" w:name="_Toc10756"/>
      <w:bookmarkStart w:id="3" w:name="_Toc3890"/>
      <w:r>
        <w:rPr>
          <w:rFonts w:hint="eastAsia"/>
        </w:rPr>
        <w:t>目的</w:t>
      </w:r>
      <w:bookmarkEnd w:id="2"/>
      <w:bookmarkEnd w:id="3"/>
    </w:p>
    <w:p>
      <w:pPr>
        <w:pStyle w:val="5"/>
      </w:pPr>
      <w:r>
        <w:rPr>
          <w:rFonts w:hint="eastAsia"/>
        </w:rPr>
        <w:t>本开发手册的编写目的是让开发人员了解WebPlus平台的UI及前后台数据交互，指导开发人员进行业务系统开发和配置。</w:t>
      </w:r>
    </w:p>
    <w:p>
      <w:pPr>
        <w:pStyle w:val="3"/>
      </w:pPr>
      <w:bookmarkStart w:id="4" w:name="_Toc3061"/>
      <w:bookmarkStart w:id="5" w:name="_Toc6065"/>
      <w:r>
        <w:rPr>
          <w:rFonts w:hint="eastAsia"/>
        </w:rPr>
        <w:t>适用范围</w:t>
      </w:r>
      <w:bookmarkEnd w:id="4"/>
      <w:bookmarkEnd w:id="5"/>
    </w:p>
    <w:p>
      <w:pPr>
        <w:pStyle w:val="5"/>
      </w:pPr>
      <w:r>
        <w:rPr>
          <w:rFonts w:hint="eastAsia"/>
          <w:color w:val="000000"/>
        </w:rPr>
        <w:t>本说明书适合于生命周期管理系统的各个组件和系统开发，</w:t>
      </w:r>
      <w:r>
        <w:rPr>
          <w:rFonts w:hint="eastAsia"/>
        </w:rPr>
        <w:t>本说明书的编写目的是让开发人员了解WebPlus平台并指导开发人员进行业务系统权限开发和配置。</w:t>
      </w:r>
    </w:p>
    <w:p>
      <w:pPr>
        <w:ind w:firstLine="420"/>
        <w:rPr>
          <w:color w:val="000000"/>
        </w:rPr>
      </w:pPr>
    </w:p>
    <w:p>
      <w:pPr>
        <w:pStyle w:val="3"/>
      </w:pPr>
      <w:bookmarkStart w:id="6" w:name="_Toc9690"/>
      <w:bookmarkStart w:id="7" w:name="_Toc19561"/>
      <w:r>
        <w:rPr>
          <w:rFonts w:hint="eastAsia"/>
        </w:rPr>
        <w:t>读者对象</w:t>
      </w:r>
      <w:bookmarkEnd w:id="6"/>
      <w:bookmarkEnd w:id="7"/>
    </w:p>
    <w:p>
      <w:pPr>
        <w:ind w:firstLine="420"/>
        <w:rPr>
          <w:color w:val="000000"/>
        </w:rPr>
      </w:pPr>
      <w:r>
        <w:rPr>
          <w:rFonts w:hint="eastAsia"/>
          <w:color w:val="000000"/>
        </w:rPr>
        <w:t>项目经理、设计人员、开发人员，以及其他项目干系人。</w:t>
      </w:r>
    </w:p>
    <w:p>
      <w:pPr>
        <w:pStyle w:val="3"/>
      </w:pPr>
      <w:bookmarkStart w:id="8" w:name="_Toc22917"/>
      <w:bookmarkStart w:id="9" w:name="_Toc9088"/>
      <w:r>
        <w:rPr>
          <w:rFonts w:hint="eastAsia"/>
        </w:rPr>
        <w:t>术语与缩略语</w:t>
      </w:r>
      <w:bookmarkEnd w:id="8"/>
      <w:bookmarkEnd w:id="9"/>
    </w:p>
    <w:p>
      <w:pPr>
        <w:ind w:firstLine="420"/>
        <w:rPr>
          <w:color w:val="000000"/>
        </w:rPr>
      </w:pPr>
      <w:r>
        <w:rPr>
          <w:color w:val="000000"/>
        </w:rPr>
        <w:t>l</w:t>
      </w:r>
      <w:r>
        <w:rPr>
          <w:rFonts w:hint="eastAsia"/>
          <w:color w:val="000000"/>
        </w:rPr>
        <w:t>ayer</w:t>
      </w:r>
      <w:r>
        <w:rPr>
          <w:color w:val="000000"/>
        </w:rPr>
        <w:t>:</w:t>
      </w:r>
      <w:r>
        <w:rPr>
          <w:rFonts w:hint="eastAsia"/>
        </w:rPr>
        <w:t xml:space="preserve"> layer是一款近年来备受青睐的web弹层组件，她具备全方位的解决方案，致力于服务各水平段的开发人员，您的页面会轻松地拥有丰富友好的操作体验。</w:t>
      </w:r>
    </w:p>
    <w:p>
      <w:pPr>
        <w:ind w:firstLine="420"/>
        <w:rPr>
          <w:color w:val="000000"/>
        </w:rPr>
      </w:pPr>
      <w:r>
        <w:rPr>
          <w:color w:val="000000"/>
        </w:rPr>
        <w:t>J</w:t>
      </w:r>
      <w:r>
        <w:rPr>
          <w:rFonts w:hint="eastAsia"/>
          <w:color w:val="000000"/>
        </w:rPr>
        <w:t>qgrid:</w:t>
      </w:r>
      <w:r>
        <w:rPr>
          <w:rFonts w:hint="eastAsia"/>
        </w:rPr>
        <w:t xml:space="preserve"> </w:t>
      </w:r>
      <w:r>
        <w:rPr>
          <w:rFonts w:hint="eastAsia"/>
          <w:color w:val="000000"/>
        </w:rPr>
        <w:t>JQGrid是一个在jquery基础上做的一个表格控件，以ajax的方式和服务器端通信。</w:t>
      </w:r>
    </w:p>
    <w:p>
      <w:pPr>
        <w:ind w:firstLine="420"/>
        <w:rPr>
          <w:color w:val="000000"/>
        </w:rPr>
      </w:pPr>
      <w:r>
        <w:rPr>
          <w:color w:val="000000"/>
        </w:rPr>
        <w:t>Freemarker：</w:t>
      </w:r>
      <w:r>
        <w:rPr>
          <w:rFonts w:hint="eastAsia"/>
          <w:color w:val="000000"/>
        </w:rPr>
        <w:t>FreeMarker是一款模板引擎： 即一种基于模板和要改变的数据，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并用来生成输出文本（HTML网页、电子邮件、配置文件、源代码等）的通用工具。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它不是面向最终用户的，而是一个Java类库，是一款程序员可以嵌入他们所开发产品的组件。</w:t>
      </w:r>
    </w:p>
    <w:p>
      <w:pPr>
        <w:pStyle w:val="3"/>
      </w:pPr>
      <w:bookmarkStart w:id="10" w:name="_Toc11958"/>
      <w:bookmarkStart w:id="11" w:name="_Toc26909"/>
      <w:r>
        <w:rPr>
          <w:rFonts w:hint="eastAsia"/>
        </w:rPr>
        <w:t>参考/引用文档</w:t>
      </w:r>
      <w:bookmarkEnd w:id="10"/>
      <w:bookmarkEnd w:id="11"/>
    </w:p>
    <w:p>
      <w:pPr>
        <w:ind w:firstLine="420"/>
        <w:rPr>
          <w:color w:val="000000"/>
        </w:rPr>
      </w:pPr>
      <w:r>
        <w:rPr>
          <w:color w:val="000000"/>
        </w:rPr>
        <w:t>无</w:t>
      </w:r>
    </w:p>
    <w:p>
      <w:pPr>
        <w:pStyle w:val="2"/>
      </w:pPr>
      <w:bookmarkStart w:id="12" w:name="_Toc16839"/>
      <w:bookmarkStart w:id="13" w:name="_Toc30670"/>
      <w:r>
        <w:rPr>
          <w:rFonts w:hint="eastAsia"/>
        </w:rPr>
        <w:t>整体架构</w:t>
      </w:r>
      <w:bookmarkEnd w:id="12"/>
      <w:bookmarkEnd w:id="13"/>
    </w:p>
    <w:p>
      <w:pPr>
        <w:pStyle w:val="3"/>
      </w:pPr>
      <w:bookmarkStart w:id="14" w:name="_Toc6168"/>
      <w:r>
        <w:rPr>
          <w:rFonts w:hint="eastAsia"/>
        </w:rPr>
        <w:t>技术架构</w:t>
      </w:r>
      <w:bookmarkEnd w:id="14"/>
    </w:p>
    <w:p/>
    <w:p>
      <w:pPr>
        <w:ind w:firstLine="420" w:firstLineChars="0"/>
        <w:rPr>
          <w:rFonts w:hint="eastAsia"/>
          <w:lang w:eastAsia="zh-CN"/>
        </w:rPr>
      </w:pPr>
      <w:bookmarkStart w:id="15" w:name="OLE_LINK17"/>
      <w:r>
        <w:rPr>
          <w:rFonts w:hint="eastAsia"/>
          <w:lang w:eastAsia="zh-CN"/>
        </w:rPr>
        <w:t>本节</w:t>
      </w:r>
      <w:r>
        <w:rPr>
          <w:rFonts w:hint="eastAsia"/>
        </w:rPr>
        <w:t>从技术层面描述主要</w:t>
      </w:r>
      <w:r>
        <w:rPr>
          <w:rFonts w:hint="eastAsia"/>
          <w:lang w:eastAsia="zh-CN"/>
        </w:rPr>
        <w:t>的</w:t>
      </w:r>
      <w:r>
        <w:rPr>
          <w:rFonts w:hint="eastAsia"/>
        </w:rPr>
        <w:t>分层模型，</w:t>
      </w:r>
      <w:r>
        <w:rPr>
          <w:rFonts w:hint="eastAsia"/>
          <w:lang w:val="en-US" w:eastAsia="zh-CN"/>
        </w:rPr>
        <w:t>WebPlus采用5层架构：展示层、控制层、服务层、业务逻辑层、</w:t>
      </w:r>
      <w:r>
        <w:rPr>
          <w:rFonts w:hint="eastAsia"/>
        </w:rPr>
        <w:t>持久层</w:t>
      </w:r>
      <w:r>
        <w:rPr>
          <w:rFonts w:hint="eastAsia"/>
          <w:lang w:eastAsia="zh-CN"/>
        </w:rPr>
        <w:t>，如下图所示：</w:t>
      </w:r>
    </w:p>
    <w:p>
      <w:pPr>
        <w:ind w:firstLine="420" w:firstLineChars="0"/>
        <w:rPr>
          <w:rFonts w:hint="eastAsia"/>
          <w:lang w:eastAsia="zh-CN"/>
        </w:rPr>
      </w:pPr>
    </w:p>
    <w:p>
      <w:r>
        <w:object>
          <v:shape id="_x0000_i1025" o:spt="75" type="#_x0000_t75" style="height:473.5pt;width:415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bookmarkEnd w:id="15"/>
    <w:p>
      <w:pPr>
        <w:pStyle w:val="3"/>
        <w:rPr>
          <w:rFonts w:hint="eastAsia"/>
        </w:rPr>
      </w:pPr>
      <w:bookmarkStart w:id="16" w:name="_Toc6447"/>
      <w:r>
        <w:rPr>
          <w:rFonts w:hint="eastAsia"/>
        </w:rPr>
        <w:t>运行架构</w:t>
      </w:r>
      <w:bookmarkEnd w:id="16"/>
    </w:p>
    <w:p>
      <w:pPr>
        <w:rPr>
          <w:rFonts w:hint="eastAsia"/>
        </w:rPr>
      </w:pPr>
      <w:r>
        <w:object>
          <v:shape id="_x0000_i1026" o:spt="75" type="#_x0000_t75" style="height:434.5pt;width:415.7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8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运行架构设计关注组件运行时所涉及的线程、实例、通信等单元内容，并反映这些单元如何联系协作。</w:t>
      </w:r>
      <w:r>
        <w:rPr>
          <w:rFonts w:hint="eastAsia"/>
          <w:lang w:eastAsia="zh-CN"/>
        </w:rPr>
        <w:t>上图主要以用户登录、访问首页、业务功能列表查询等为例，阐述相关的协作流程。</w:t>
      </w:r>
    </w:p>
    <w:p>
      <w:pPr>
        <w:rPr>
          <w:i/>
          <w:color w:val="7F7F7F"/>
        </w:rPr>
      </w:pPr>
    </w:p>
    <w:p/>
    <w:p>
      <w:pPr>
        <w:pStyle w:val="3"/>
        <w:rPr>
          <w:rFonts w:hint="eastAsia"/>
        </w:rPr>
      </w:pPr>
      <w:bookmarkStart w:id="17" w:name="_Toc13122"/>
      <w:r>
        <w:rPr>
          <w:rFonts w:hint="eastAsia"/>
        </w:rPr>
        <w:t>开发架构</w:t>
      </w:r>
      <w:bookmarkEnd w:id="17"/>
    </w:p>
    <w:p>
      <w:r>
        <w:object>
          <v:shape id="_x0000_i1027" o:spt="75" type="#_x0000_t75" style="height:385.6pt;width:414.9pt;" o:ole="t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0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>开发架构关注开发期间程序类（包），以及依赖的框架内容和第三方类库等。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组件开发建立在使用</w:t>
      </w:r>
      <w:r>
        <w:rPr>
          <w:rFonts w:hint="eastAsia"/>
          <w:lang w:val="en-US" w:eastAsia="zh-CN"/>
        </w:rPr>
        <w:t>WebPlus</w:t>
      </w:r>
      <w:r>
        <w:rPr>
          <w:rFonts w:hint="eastAsia"/>
        </w:rPr>
        <w:t>开发框架的基础之上，主要使用</w:t>
      </w:r>
      <w:r>
        <w:rPr>
          <w:rFonts w:hint="eastAsia"/>
          <w:lang w:val="en-US" w:eastAsia="zh-CN"/>
        </w:rPr>
        <w:t>Freemarker模版技术共享通用模块，框架提供常用的前端UI框架，其他组建引用公共的资源即可使用相应组建。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ServiceFactory</w:t>
      </w:r>
      <w:r>
        <w:rPr>
          <w:rFonts w:hint="eastAsia"/>
          <w:lang w:eastAsia="zh-CN"/>
        </w:rPr>
        <w:t>服务工厂基于</w:t>
      </w:r>
      <w:r>
        <w:rPr>
          <w:rFonts w:hint="eastAsia"/>
          <w:lang w:val="en-US" w:eastAsia="zh-CN"/>
        </w:rPr>
        <w:t>FAST平台，主要为整个解决方案提供获取服务的方式，供各组件调用相关功能。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Shiro</w:t>
      </w:r>
      <w:r>
        <w:rPr>
          <w:rFonts w:hint="eastAsia"/>
        </w:rPr>
        <w:t>用于系统</w:t>
      </w:r>
      <w:r>
        <w:rPr>
          <w:rFonts w:hint="eastAsia"/>
          <w:lang w:eastAsia="zh-CN"/>
        </w:rPr>
        <w:t>的登入认证和权限校验，提供相关的权限校验标签，为系统其他模块权限校验提供服务，使用权限标签控制操作的显示隐藏</w:t>
      </w:r>
      <w:r>
        <w:rPr>
          <w:rFonts w:hint="eastAsia"/>
        </w:rPr>
        <w:t>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eastAsia="zh-CN"/>
        </w:rPr>
        <w:t>国际化采用</w:t>
      </w:r>
      <w:r>
        <w:rPr>
          <w:rFonts w:hint="eastAsia"/>
          <w:lang w:val="en-US" w:eastAsia="zh-CN"/>
        </w:rPr>
        <w:t>OSGI组建国际化的方式，为每个组件提供自定义的国际化基类，各组建、模块、功能可以自定义自己的国际化类。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eastAsia="zh-CN"/>
        </w:rPr>
        <w:t>工具箱提供各组件常用的工具类，为各业务组建提供快捷的方法服务。</w:t>
      </w:r>
    </w:p>
    <w:p>
      <w:bookmarkStart w:id="18" w:name="_Toc20539"/>
    </w:p>
    <w:p>
      <w:pPr>
        <w:pStyle w:val="2"/>
      </w:pPr>
      <w:r>
        <w:t>前端开发</w:t>
      </w:r>
      <w:bookmarkEnd w:id="18"/>
    </w:p>
    <w:p>
      <w:pPr>
        <w:pStyle w:val="3"/>
      </w:pPr>
      <w:bookmarkStart w:id="19" w:name="_Toc14709"/>
      <w:r>
        <w:t>资源引用</w:t>
      </w:r>
      <w:bookmarkEnd w:id="19"/>
    </w:p>
    <w:p>
      <w:pPr>
        <w:ind w:firstLine="420" w:firstLineChars="0"/>
      </w:pPr>
      <w:r>
        <w:rPr>
          <w:rFonts w:hint="eastAsia"/>
          <w:lang w:val="en-US" w:eastAsia="zh-CN"/>
        </w:rPr>
        <w:t>WebPlus开发框架采用OSGI组件模式，不同业务组件建</w:t>
      </w:r>
      <w:r>
        <w:rPr>
          <w:rFonts w:hint="eastAsia"/>
        </w:rPr>
        <w:t>我们系统能够运行起来是需要引用各种各样的js文件和css文件的，那我们这些资源是这样引用的呢？我们系统的资源路径是分布在每个组件中，引用的方式主要有两种方式：</w:t>
      </w:r>
    </w:p>
    <w:p>
      <w:pPr>
        <w:numPr>
          <w:ilvl w:val="0"/>
          <w:numId w:val="3"/>
        </w:numPr>
      </w:pPr>
      <w:r>
        <w:rPr>
          <w:rFonts w:hint="eastAsia"/>
        </w:rPr>
        <w:t>在webplus里面引用</w:t>
      </w:r>
    </w:p>
    <w:p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Webplus算是我们系统的主要资源存放处，这里的资源引入的方式是这样的；</w:t>
      </w:r>
    </w:p>
    <w:p>
      <w:r>
        <w:rPr>
          <w:rFonts w:hint="eastAsia" w:asciiTheme="minorEastAsia" w:hAnsiTheme="minorEastAsia" w:cstheme="minorEastAsia"/>
        </w:rPr>
        <w:t>主要分两种：</w:t>
      </w:r>
    </w:p>
    <w:p>
      <w:pPr>
        <w:numPr>
          <w:ilvl w:val="0"/>
          <w:numId w:val="4"/>
        </w:numPr>
      </w:pPr>
      <w:r>
        <w:rPr>
          <w:rFonts w:hint="eastAsia"/>
        </w:rPr>
        <w:t>代码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&lt;!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DOCTYPE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html&gt;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html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head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u w:val="single"/>
              </w:rPr>
              <w:t>${include_themes}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head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</w:tc>
      </w:tr>
    </w:tbl>
    <w:p>
      <w:r>
        <w:rPr>
          <w:rFonts w:hint="eastAsia"/>
        </w:rPr>
        <w:t>公用的css样式引用：</w:t>
      </w:r>
    </w:p>
    <w:p>
      <w:r>
        <w:rPr>
          <w:rFonts w:hint="eastAsia"/>
        </w:rPr>
        <w:t>我们对系统进行了封装，只需要在html中加入${include_themes}这么一句就可以了啦！</w:t>
      </w:r>
    </w:p>
    <w:p>
      <w:r>
        <w:rPr>
          <w:rFonts w:hint="eastAsia"/>
        </w:rPr>
        <w:t>自定义css样式引用：在我们引用的资源路径前加${resourcePath};</w:t>
      </w:r>
    </w:p>
    <w:p>
      <w:r>
        <w:rPr>
          <w:rFonts w:hint="eastAsia"/>
        </w:rPr>
        <w:t>系统公用的css样式是在themes.htm文件中去查看；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link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rel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"shortcut icon"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"${resourcePath}/resource/favicon.ico?v=${_v}"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link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rel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"stylesheet"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"${resourcePath}/resource/themes/default/css/bootstrap.min.css?v=${_v}"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link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rel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"stylesheet"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"${resourcePath}/resource/themes/default/css/font-awesome.min.css?v=${_v}"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3F5FBF"/>
                <w:sz w:val="18"/>
                <w:szCs w:val="18"/>
              </w:rPr>
              <w:t xml:space="preserve">&lt;!-- </w:t>
            </w:r>
            <w:r>
              <w:rPr>
                <w:rFonts w:hint="eastAsia" w:ascii="Consolas" w:hAnsi="Consolas" w:eastAsia="Consolas"/>
                <w:color w:val="3F5FBF"/>
                <w:sz w:val="18"/>
                <w:szCs w:val="18"/>
                <w:u w:val="single"/>
              </w:rPr>
              <w:t>jqgrid</w:t>
            </w:r>
            <w:r>
              <w:rPr>
                <w:rFonts w:hint="eastAsia" w:ascii="Consolas" w:hAnsi="Consolas" w:eastAsia="Consolas"/>
                <w:color w:val="3F5FBF"/>
                <w:sz w:val="18"/>
                <w:szCs w:val="18"/>
              </w:rPr>
              <w:t>--&gt;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link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rel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"stylesheet"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"${resourcePath}/resource/themes/default/css/plugins/jqgrid/ui.jqgrid.css?v=${_v}"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link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rel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"stylesheet"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"${resourcePath}/resource/themes/default/css/animate.min.css?v=${_v}"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link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rel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"stylesheet"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"${resourcePath}/resource/themes/default/css/style.min.css?v=${_v}"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</w:tc>
      </w:tr>
    </w:tbl>
    <w:p>
      <w:r>
        <w:rPr>
          <w:rFonts w:hint="eastAsia"/>
        </w:rPr>
        <w:t>看~只要在你的路径前面加上图中标红的那一串就可以引用啦；是不是很简单啊</w:t>
      </w:r>
    </w:p>
    <w:p>
      <w:r>
        <w:rPr>
          <w:rFonts w:hint="eastAsia"/>
        </w:rPr>
        <w:t>同样的，经常需要引用的js文件，我们也已经进行了封装了，看图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宋体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body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${include_js}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body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</w:tc>
      </w:tr>
    </w:tbl>
    <w:p>
      <w:r>
        <w:rPr>
          <w:rFonts w:hint="eastAsia"/>
        </w:rPr>
        <w:t>查看经常使用的js文件，查看页面是在js.htm中，这里就可以查看你经常会用到的js文件是哪些了，引用自己的js文件的方式和引用css样式的方式相同哦，在你的引用的路径前面加上${resourcePath}就可以引用了；</w:t>
      </w:r>
    </w:p>
    <w:p>
      <w:pPr>
        <w:numPr>
          <w:ilvl w:val="0"/>
          <w:numId w:val="5"/>
        </w:numPr>
      </w:pPr>
      <w:r>
        <w:rPr>
          <w:rFonts w:hint="eastAsia"/>
        </w:rPr>
        <w:t>在其他组件应用</w:t>
      </w:r>
    </w:p>
    <w:p>
      <w:r>
        <w:rPr>
          <w:rFonts w:hint="eastAsia"/>
        </w:rPr>
        <w:t>其实其他组件中的应用和webplus中的很相似哦，只是把resourcePath改为bundlePath就可以了，引用js也是一样的，是不是很简单啊；</w:t>
      </w:r>
    </w:p>
    <w:p>
      <w:pPr>
        <w:pStyle w:val="3"/>
      </w:pPr>
      <w:bookmarkStart w:id="20" w:name="OLE_LINK1"/>
      <w:bookmarkStart w:id="21" w:name="_Toc16420"/>
      <w:r>
        <w:rPr>
          <w:rFonts w:hint="eastAsia"/>
          <w:lang w:eastAsia="zh-CN"/>
        </w:rPr>
        <w:t>骨架开发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1565" cy="2237105"/>
            <wp:effectExtent l="0" t="0" r="13335" b="1079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223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建议我们的页面以表格为中心，根据我们的骨架编写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html页面。这样可以使得按钮状态控制及自动计算高度得以顺利进行。</w:t>
      </w:r>
    </w:p>
    <w:p>
      <w:pPr>
        <w:pStyle w:val="3"/>
      </w:pPr>
      <w:r>
        <w:t>YssLayer</w:t>
      </w:r>
      <w:bookmarkEnd w:id="20"/>
      <w:r>
        <w:rPr>
          <w:rFonts w:hint="eastAsia"/>
        </w:rPr>
        <w:t>（http://layer.layui.com/api.html）</w:t>
      </w:r>
      <w:bookmarkEnd w:id="21"/>
    </w:p>
    <w:p>
      <w:bookmarkStart w:id="22" w:name="OLE_LINK2"/>
      <w:bookmarkStart w:id="23" w:name="_Toc24437"/>
      <w:r>
        <w:rPr>
          <w:rFonts w:hint="eastAsia"/>
        </w:rPr>
        <w:t xml:space="preserve">鉴于系统的需要，我们需要各色的弹出框，我们将系统中所有的弹出框进行种类分析并基于jquery弹出层组件layer.js进行封装以方便统一调用 </w:t>
      </w:r>
      <w:r>
        <w:rPr>
          <w:rFonts w:hint="eastAsia" w:ascii="Consolas" w:hAnsi="Consolas" w:eastAsia="Consolas"/>
          <w:i/>
          <w:color w:val="2A00FF"/>
          <w:sz w:val="20"/>
          <w:highlight w:val="white"/>
        </w:rPr>
        <w:t>layer.js</w:t>
      </w:r>
      <w:r>
        <w:rPr>
          <w:rFonts w:hint="eastAsia"/>
        </w:rPr>
        <w:t>，由于基于开源框架layer.js，所以我们在使用时还需要引用一下官方的js文件（</w:t>
      </w:r>
      <w:r>
        <w:rPr>
          <w:rFonts w:hint="eastAsia" w:ascii="Consolas" w:hAnsi="Consolas" w:eastAsia="Consolas"/>
          <w:i/>
          <w:color w:val="2A00FF"/>
          <w:sz w:val="20"/>
          <w:highlight w:val="white"/>
        </w:rPr>
        <w:t>layer/layer.min.js</w:t>
      </w:r>
      <w:r>
        <w:rPr>
          <w:rFonts w:hint="eastAsia"/>
        </w:rPr>
        <w:t>），不会引用的话，麻烦小伙伴再回头看一下资源引用哦；</w:t>
      </w:r>
    </w:p>
    <w:p>
      <w:r>
        <w:rPr>
          <w:rFonts w:hint="eastAsia"/>
        </w:rPr>
        <w:t>好了，介绍完YssLayer之后我们就来看看怎么去使用它了；</w:t>
      </w:r>
    </w:p>
    <w:p>
      <w:r>
        <w:rPr>
          <w:rFonts w:hint="eastAsia"/>
        </w:rPr>
        <w:t>在学习使用它之前是代表小伙伴们有jqery的基础哦，如果还不知道jqery的小伙伴们就需要去百度学习一下啦；</w:t>
      </w:r>
    </w:p>
    <w:p>
      <w:r>
        <w:rPr>
          <w:rFonts w:hint="eastAsia"/>
        </w:rPr>
        <w:t>1): Div弹出框：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20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0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 xml:space="preserve"> initEvent(){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20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20"/>
              </w:rPr>
              <w:t>'#1'</w:t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).on(</w:t>
            </w:r>
            <w:r>
              <w:rPr>
                <w:rFonts w:hint="eastAsia" w:ascii="Consolas" w:hAnsi="Consolas" w:eastAsia="Consolas"/>
                <w:color w:val="2A00FF"/>
                <w:sz w:val="20"/>
              </w:rPr>
              <w:t>'click'</w:t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,</w:t>
            </w:r>
            <w:r>
              <w:rPr>
                <w:rFonts w:hint="eastAsia" w:ascii="Consolas" w:hAnsi="Consolas" w:eastAsia="Consolas"/>
                <w:b/>
                <w:color w:val="7F0055"/>
                <w:sz w:val="20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(){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20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YssLayer.</w:t>
            </w:r>
            <w:r>
              <w:rPr>
                <w:rFonts w:hint="eastAsia" w:ascii="Consolas" w:hAnsi="Consolas" w:eastAsia="Consolas"/>
                <w:color w:val="000000"/>
                <w:sz w:val="20"/>
                <w:u w:val="single"/>
              </w:rPr>
              <w:t>openYesDialog</w:t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(</w:t>
            </w:r>
            <w:r>
              <w:rPr>
                <w:rFonts w:hint="eastAsia" w:ascii="Consolas" w:hAnsi="Consolas" w:eastAsia="Consolas"/>
                <w:color w:val="2A00FF"/>
                <w:sz w:val="20"/>
              </w:rPr>
              <w:t>"</w:t>
            </w:r>
            <w:r>
              <w:rPr>
                <w:rFonts w:hint="eastAsia" w:ascii="微软雅黑" w:hAnsi="微软雅黑" w:eastAsia="微软雅黑" w:cs="微软雅黑"/>
                <w:color w:val="2A00FF"/>
                <w:sz w:val="20"/>
              </w:rPr>
              <w:t>使用</w:t>
            </w:r>
            <w:r>
              <w:rPr>
                <w:rFonts w:hint="eastAsia" w:ascii="Consolas" w:hAnsi="Consolas" w:eastAsia="Consolas"/>
                <w:color w:val="2A00FF"/>
                <w:sz w:val="20"/>
              </w:rPr>
              <w:t>div</w:t>
            </w:r>
            <w:r>
              <w:rPr>
                <w:rFonts w:hint="eastAsia" w:ascii="微软雅黑" w:hAnsi="微软雅黑" w:eastAsia="微软雅黑" w:cs="微软雅黑"/>
                <w:color w:val="2A00FF"/>
                <w:sz w:val="20"/>
              </w:rPr>
              <w:t>初始化表单</w:t>
            </w:r>
            <w:r>
              <w:rPr>
                <w:rFonts w:hint="eastAsia" w:ascii="Consolas" w:hAnsi="Consolas" w:eastAsia="Consolas"/>
                <w:color w:val="2A00FF"/>
                <w:sz w:val="20"/>
              </w:rPr>
              <w:t>set</w:t>
            </w:r>
            <w:r>
              <w:rPr>
                <w:rFonts w:hint="eastAsia" w:ascii="微软雅黑" w:hAnsi="微软雅黑" w:eastAsia="微软雅黑" w:cs="微软雅黑"/>
                <w:color w:val="2A00FF"/>
                <w:sz w:val="20"/>
              </w:rPr>
              <w:t>窗口</w:t>
            </w:r>
            <w:r>
              <w:rPr>
                <w:rFonts w:hint="eastAsia" w:ascii="Consolas" w:hAnsi="Consolas" w:eastAsia="Consolas"/>
                <w:color w:val="2A00FF"/>
                <w:sz w:val="20"/>
              </w:rPr>
              <w:t>1"</w:t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, $(</w:t>
            </w:r>
            <w:r>
              <w:rPr>
                <w:rFonts w:hint="eastAsia" w:ascii="Consolas" w:hAnsi="Consolas" w:eastAsia="Consolas"/>
                <w:color w:val="2A00FF"/>
                <w:sz w:val="20"/>
              </w:rPr>
              <w:t>'#form_id'</w:t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), callback);</w:t>
            </w:r>
          </w:p>
          <w:p>
            <w:pPr>
              <w:spacing w:line="240" w:lineRule="auto"/>
            </w:pPr>
            <w:r>
              <w:rPr>
                <w:rFonts w:hint="eastAsia" w:ascii="Consolas" w:hAnsi="Consolas" w:eastAsia="Consolas"/>
                <w:color w:val="000000"/>
                <w:sz w:val="20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0"/>
              </w:rPr>
              <w:t>});</w:t>
            </w:r>
          </w:p>
        </w:tc>
      </w:tr>
    </w:tbl>
    <w:p>
      <w:r>
        <w:rPr>
          <w:rFonts w:hint="eastAsia"/>
        </w:rPr>
        <w:t>使用它的方式就是用YssLayer.（方法名称）,我们就以openYesDialog为例来讲解一下YssLayer怎么使用吧；</w:t>
      </w:r>
    </w:p>
    <w:p>
      <w:r>
        <w:rPr>
          <w:rFonts w:hint="eastAsia"/>
        </w:rPr>
        <w:t>我们可以粘贴这个方法去layer.js文件去查看这个方法做了什么事吧；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openYesDialog 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(title, content, callback, width, height){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length = arguments.length ;  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 xml:space="preserve">//  </w:t>
            </w:r>
            <w:r>
              <w:rPr>
                <w:rFonts w:hint="eastAsia" w:ascii="微软雅黑" w:hAnsi="微软雅黑" w:eastAsia="微软雅黑" w:cs="微软雅黑"/>
                <w:color w:val="3F7F5F"/>
                <w:sz w:val="18"/>
                <w:szCs w:val="18"/>
              </w:rPr>
              <w:t>实际传入参数的长度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 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(length == 3) {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color w:val="3F7F5F"/>
                <w:sz w:val="18"/>
                <w:szCs w:val="18"/>
              </w:rPr>
              <w:t>默认宽高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index 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.createDialog(title, content, callback,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.width,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.height)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(length == 4) {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color w:val="3F7F5F"/>
                <w:sz w:val="18"/>
                <w:szCs w:val="18"/>
              </w:rPr>
              <w:t>只传入宽度参数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width +=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.px;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index 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.createDialog(title, content, callback, width,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.height)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(length == 5) {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color w:val="3F7F5F"/>
                <w:sz w:val="18"/>
                <w:szCs w:val="18"/>
              </w:rPr>
              <w:t>传入宽度和高度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width +=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.px;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height +=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.px;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index 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.createDialog(title, content, callback, width, height)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},</w:t>
            </w:r>
          </w:p>
        </w:tc>
      </w:tr>
    </w:tbl>
    <w:p>
      <w:r>
        <w:rPr>
          <w:rFonts w:hint="eastAsia"/>
        </w:rPr>
        <w:t>定义js的方法相信学完jqery就已经知道了吧，我们就来看看各个参数的意思吧；</w:t>
      </w:r>
    </w:p>
    <w:p>
      <w:r>
        <w:rPr>
          <w:rFonts w:hint="eastAsia"/>
        </w:rPr>
        <w:t>Title：弹出框的标题；</w:t>
      </w:r>
    </w:p>
    <w:p>
      <w:r>
        <w:rPr>
          <w:rFonts w:hint="eastAsia"/>
        </w:rPr>
        <w:t>Content：弹出框的div在哪儿；本例中的div在哪儿呢，代码太多，只粘贴一部分了，参数值对应我们这里的id就可以了哈；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  <w:highlight w:val="lightGray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id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"form_id"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style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="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display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:</w:t>
            </w:r>
            <w:r>
              <w:rPr>
                <w:rFonts w:hint="eastAsia" w:ascii="Consolas" w:hAnsi="Consolas" w:eastAsia="Consolas"/>
                <w:i/>
                <w:color w:val="2A00E1"/>
                <w:sz w:val="18"/>
                <w:szCs w:val="18"/>
              </w:rPr>
              <w:t>none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"col-sm-12"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"ibox float-e-margins"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"ibox-content"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style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="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height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:</w:t>
            </w:r>
            <w:r>
              <w:rPr>
                <w:rFonts w:hint="eastAsia" w:ascii="Consolas" w:hAnsi="Consolas" w:eastAsia="Consolas"/>
                <w:i/>
                <w:color w:val="2A00E1"/>
                <w:sz w:val="18"/>
                <w:szCs w:val="18"/>
              </w:rPr>
              <w:t>500px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form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method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"get"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"form-horizontal"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"form-group"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"col-sm-2 control-label"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普通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"col-sm-10"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input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id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"test_id"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"text"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"form-control"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"hr-line-dashed"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"form-group"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"col-sm-2 control-label"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带说明信息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"col-sm-10"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input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"text"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"form-control"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span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"help-block m-b-none"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帮助文本，可能会超过一行，以块级元素显示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span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"hr-line-dashed"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"form-group"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"col-sm-2 control-label"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密码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"col-sm-10"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input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"password"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"form-control"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"password"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</w:tc>
      </w:tr>
    </w:tbl>
    <w:p>
      <w:r>
        <w:rPr>
          <w:rFonts w:hint="eastAsia"/>
        </w:rPr>
        <w:t>看到没有，原先的div是不显示的，我们调用了这个方法之后，把它的id传到我们这个方法来就可以了；</w:t>
      </w:r>
    </w:p>
    <w:p>
      <w:r>
        <w:rPr>
          <w:rFonts w:hint="eastAsia"/>
        </w:rPr>
        <w:t>Callback：这个是我们关闭窗口之后调用的回调函数；</w:t>
      </w:r>
    </w:p>
    <w:p>
      <w:r>
        <w:rPr>
          <w:rFonts w:hint="eastAsia"/>
        </w:rPr>
        <w:t>Width：弹出框的宽度；</w:t>
      </w:r>
    </w:p>
    <w:p>
      <w:r>
        <w:rPr>
          <w:rFonts w:hint="eastAsia"/>
        </w:rPr>
        <w:t>Height：弹出框的高度；</w:t>
      </w:r>
    </w:p>
    <w:p>
      <w:r>
        <w:rPr>
          <w:rFonts w:hint="eastAsia"/>
        </w:rPr>
        <w:t>很简单吧，使用的时候我们在自己的js文件中去这么使用就可以了；</w:t>
      </w:r>
    </w:p>
    <w:p>
      <w:pPr>
        <w:numPr>
          <w:ilvl w:val="0"/>
          <w:numId w:val="6"/>
        </w:numPr>
      </w:pPr>
      <w:r>
        <w:rPr>
          <w:rFonts w:hint="eastAsia"/>
        </w:rPr>
        <w:t>: confirm弹出提示框</w:t>
      </w:r>
    </w:p>
    <w:p>
      <w:r>
        <w:rPr>
          <w:rFonts w:hint="eastAsia"/>
        </w:rPr>
        <w:t>这个弹出框出现的主要目的是用于操作点击弹出‘确定’和‘取消’按钮；点击‘确定’后执行什么事；我们去看看是如何调用的吧！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'#6'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).on(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'click'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(){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 = YssLayer.showConfirm(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</w:t>
            </w:r>
            <w:r>
              <w:rPr>
                <w:rFonts w:hint="eastAsia" w:ascii="微软雅黑" w:hAnsi="微软雅黑" w:eastAsia="微软雅黑" w:cs="微软雅黑"/>
                <w:color w:val="2A00FF"/>
                <w:sz w:val="18"/>
                <w:szCs w:val="18"/>
              </w:rPr>
              <w:t>这是个删除确认框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(){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console.info(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</w:t>
            </w:r>
            <w:r>
              <w:rPr>
                <w:rFonts w:hint="eastAsia" w:ascii="微软雅黑" w:hAnsi="微软雅黑" w:eastAsia="微软雅黑" w:cs="微软雅黑"/>
                <w:color w:val="2A00FF"/>
                <w:sz w:val="18"/>
                <w:szCs w:val="18"/>
              </w:rPr>
              <w:t>删除中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..."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YssLayer.closeLayer(index); 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</w:tc>
      </w:tr>
    </w:tbl>
    <w:p>
      <w:r>
        <w:rPr>
          <w:rFonts w:hint="eastAsia"/>
        </w:rPr>
        <w:t>index对应的是弹出框的索引，拿到这个索引你可以对它进行很多操作啦；重点是在showConfirm这个方法了；查看这个方法是离不开我们封装的JS了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showConfirm 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(message, fun) {  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 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(fun !=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 {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index = layer.confirm(message,{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btn : [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2A00FF"/>
                <w:sz w:val="18"/>
                <w:szCs w:val="18"/>
              </w:rPr>
              <w:t>确认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2A00FF"/>
                <w:sz w:val="18"/>
                <w:szCs w:val="18"/>
              </w:rPr>
              <w:t>取消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],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},fun);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index = layer.confirm(message,{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btn : [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2A00FF"/>
                <w:sz w:val="18"/>
                <w:szCs w:val="18"/>
              </w:rPr>
              <w:t>确认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2A00FF"/>
                <w:sz w:val="18"/>
                <w:szCs w:val="18"/>
              </w:rPr>
              <w:t>取消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],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},</w:t>
            </w:r>
          </w:p>
        </w:tc>
      </w:tr>
    </w:tbl>
    <w:p>
      <w:r>
        <w:rPr>
          <w:rFonts w:hint="eastAsia"/>
        </w:rPr>
        <w:t>Message：提示信息；</w:t>
      </w:r>
    </w:p>
    <w:p>
      <w:r>
        <w:rPr>
          <w:rFonts w:hint="eastAsia"/>
        </w:rPr>
        <w:t>Fun：点击‘确定’以后触发的方法；</w:t>
      </w:r>
    </w:p>
    <w:p>
      <w:r>
        <w:rPr>
          <w:rFonts w:hint="eastAsia"/>
        </w:rPr>
        <w:t>方法体这里就是我们点击‘确定’按钮以后做的事了；</w:t>
      </w:r>
    </w:p>
    <w:p>
      <w:pPr>
        <w:pStyle w:val="3"/>
      </w:pPr>
      <w:r>
        <w:t>jqGrid</w:t>
      </w:r>
      <w:bookmarkEnd w:id="22"/>
      <w:r>
        <w:t>控件</w:t>
      </w:r>
      <w:r>
        <w:rPr>
          <w:rFonts w:hint="eastAsia"/>
        </w:rPr>
        <w:t>（http://blog.mn886.net/jqGrid/）</w:t>
      </w:r>
      <w:bookmarkEnd w:id="23"/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表格控件在我们</w:t>
      </w:r>
      <w:r>
        <w:rPr>
          <w:rFonts w:hint="eastAsia"/>
          <w:lang w:val="en-US" w:eastAsia="zh-CN"/>
        </w:rPr>
        <w:t>webUI框架中属于重中之重，基于jqGrid控件的二次开发，出去支持原生的用法外，我们还有自己的一套逻辑。在这里，关于表格原生的用法不再多说，如果有不清楚的请自行百度或上官网查看一下。</w:t>
      </w:r>
    </w:p>
    <w:p>
      <w:pPr>
        <w:ind w:firstLine="420"/>
        <w:rPr>
          <w:rFonts w:hint="eastAsia"/>
        </w:rPr>
      </w:pPr>
      <w:r>
        <w:rPr>
          <w:rFonts w:hint="eastAsia"/>
          <w:lang w:eastAsia="zh-CN"/>
        </w:rPr>
        <w:t>我们在平时开发的时候，对于表头，一般地都是配置在后台的</w:t>
      </w:r>
      <w:r>
        <w:rPr>
          <w:rFonts w:hint="eastAsia"/>
          <w:lang w:val="en-US" w:eastAsia="zh-CN"/>
        </w:rPr>
        <w:t>list_head.xml中，目前我们前台支持将list_head.xml中配置的表头信息，转换成表格认识的colModel，除了普通的配置，</w:t>
      </w:r>
      <w:r>
        <w:rPr>
          <w:rFonts w:hint="eastAsia"/>
          <w:lang w:eastAsia="zh-CN"/>
        </w:rPr>
        <w:t>还</w:t>
      </w:r>
      <w:r>
        <w:rPr>
          <w:rFonts w:hint="eastAsia"/>
        </w:rPr>
        <w:t>支持配置对齐方式和前台格式化：</w:t>
      </w:r>
    </w:p>
    <w:p>
      <w:pPr>
        <w:rPr>
          <w:rFonts w:hint="eastAsia"/>
        </w:rPr>
      </w:pPr>
      <w:r>
        <w:rPr>
          <w:rFonts w:hint="eastAsia"/>
        </w:rPr>
        <w:t>在listhead中配置 如：&lt;Header key='modifyDate' text='创建时间' align='L' format='yyyy-MM-dd' isShow ='1'&gt;&lt;/Header&gt;</w:t>
      </w:r>
    </w:p>
    <w:p>
      <w:pPr>
        <w:rPr>
          <w:rFonts w:hint="eastAsia"/>
        </w:rPr>
      </w:pPr>
      <w:r>
        <w:rPr>
          <w:rFonts w:hint="eastAsia"/>
        </w:rPr>
        <w:t>align可选值 'L'(靠左，不填默认靠左),'R'（靠右）,'C'(居中)；format目前支持日期格式化（format='yyyy-MM-dd'），金额格式化（format与原有格式一样，如format='#,##0.####'）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format还支持Boolean类型：format ="Boolean?是:否"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是否可以选择任何你想要输出的值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前台在生成colmodel时不建议自己写代码判断，可直接调用Common.createColModel(value)方法，如：</w:t>
      </w:r>
    </w:p>
    <w:p>
      <w:pPr>
        <w:rPr>
          <w:rFonts w:hint="eastAsia"/>
        </w:rPr>
      </w:pPr>
      <w:r>
        <w:rPr>
          <w:rFonts w:hint="eastAsia"/>
        </w:rPr>
        <w:t>$.each(myListHead, function(index, value) {</w:t>
      </w:r>
    </w:p>
    <w:p>
      <w:pPr>
        <w:rPr>
          <w:rFonts w:hint="eastAsia"/>
        </w:rPr>
      </w:pPr>
      <w:r>
        <w:rPr>
          <w:rFonts w:hint="eastAsia"/>
        </w:rPr>
        <w:t xml:space="preserve"> element = Common.createColModel(value);</w:t>
      </w:r>
    </w:p>
    <w:p>
      <w:pPr>
        <w:rPr>
          <w:rFonts w:hint="eastAsia"/>
        </w:rPr>
      </w:pPr>
      <w:r>
        <w:rPr>
          <w:rFonts w:hint="eastAsia"/>
        </w:rPr>
        <w:t xml:space="preserve"> listHead.push(element);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如果有特殊情况再自己做判断；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对于表格的摆放位置，不同的位置需要加上不同的标识，如果你是</w:t>
      </w:r>
      <w:r>
        <w:rPr>
          <w:rFonts w:hint="eastAsia"/>
          <w:lang w:val="en-US" w:eastAsia="zh-CN"/>
        </w:rPr>
        <w:t>A区的表格，在配置option时需要标识relaAzone的值为true；如果你是下拉框内嵌的表格，则需要标识relaSelect的值为true；如果你的表格放在set界面，则需要标识relaForm的值为true。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目前我们将表格的选中行事件和checkbox勾选事件做了分离。逻辑保持和4.5系统现有的一样。checkbox勾选事件配置的是</w:t>
      </w:r>
      <w:r>
        <w:rPr>
          <w:rFonts w:ascii="宋体" w:hAnsi="宋体" w:eastAsia="宋体" w:cs="宋体"/>
          <w:sz w:val="24"/>
          <w:szCs w:val="24"/>
        </w:rPr>
        <w:t>onCheckedRow事件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/>
          <w:lang w:val="en-US" w:eastAsia="zh-CN"/>
        </w:rPr>
        <w:t>选中行事件</w:t>
      </w:r>
      <w:r>
        <w:rPr>
          <w:rFonts w:ascii="宋体" w:hAnsi="宋体" w:eastAsia="宋体" w:cs="宋体"/>
          <w:sz w:val="24"/>
          <w:szCs w:val="24"/>
        </w:rPr>
        <w:t>onSelectRow事件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beforeSelectRow事件不建议重写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以免影响表格行选中效果。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目前表格有普通查询和高级查询两种模式，普通查询需要配置searchForm初级查询的表单，和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btnSearch查询按钮（有默认配置）；高级查询需要配置advancedSearch，对应的是一个函数，返回你要额外添加的查询参数。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表格的大小是自动计算的，只要保证包裹表格的样式为jqGrid_wrapper的div大小是正确的，表格的大小计算就正确。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表格除了支持原生方法外，还提供了一些公共的方法：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方法名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方法解释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getParam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获取参数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setParam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设置参数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getSelectRow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获取选中行（单选）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getCheckedRows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获取选中行（多选）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getCheckedRowsData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获取选中行数据（多选）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getCheckedData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获取选中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行</w:t>
            </w:r>
            <w:r>
              <w:rPr>
                <w:rFonts w:hint="eastAsia" w:ascii="宋体" w:hAnsi="宋体" w:eastAsia="宋体" w:cs="宋体"/>
                <w:sz w:val="24"/>
              </w:rPr>
              <w:t>的值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（自定义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checkbox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getRowDataById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获取指定行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id的数据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reload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重新加载表格数据，可传参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getRowDomById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获取指定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id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行的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exAddRow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可编辑表格增加行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exDelRow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可编辑表格删除行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exEditRow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可编辑表格修改行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exSaveRow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可编辑表格保存行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getCurrentEditId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获取当前正在编辑的行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getLastSelectRow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获取最后一次选中行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resizeDataGrid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重置表格大小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resetCheck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重置勾选</w:t>
            </w:r>
          </w:p>
        </w:tc>
      </w:tr>
    </w:tbl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TablePanels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目前系统将tab页，表格，set界面封装成一套框架，目前无论单表，多表都可以采用这一框架，同样的，页面建议按照骨架开发，这样可以保证按钮点击，状态控制等得以顺利进行。具体的初始化代码如下：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-2147483648" w:afterLines="-2147483648"/>
        <w:ind w:firstLine="480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b w:val="0"/>
          <w:sz w:val="24"/>
        </w:rPr>
        <w:t>var</w:t>
      </w:r>
      <w:r>
        <w:rPr>
          <w:rFonts w:hint="eastAsia" w:ascii="宋体" w:hAnsi="宋体" w:eastAsia="宋体" w:cs="宋体"/>
          <w:sz w:val="24"/>
        </w:rPr>
        <w:t xml:space="preserve"> tablePanels = </w:t>
      </w:r>
      <w:r>
        <w:rPr>
          <w:rFonts w:hint="eastAsia" w:ascii="宋体" w:hAnsi="宋体" w:eastAsia="宋体" w:cs="宋体"/>
          <w:b w:val="0"/>
          <w:sz w:val="24"/>
        </w:rPr>
        <w:t>new</w:t>
      </w:r>
      <w:r>
        <w:rPr>
          <w:rFonts w:hint="eastAsia" w:ascii="宋体" w:hAnsi="宋体" w:eastAsia="宋体" w:cs="宋体"/>
          <w:sz w:val="24"/>
        </w:rPr>
        <w:t xml:space="preserve"> Array();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-2147483648" w:afterLines="-2147483648"/>
        <w:ind w:firstLine="480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b w:val="0"/>
          <w:sz w:val="24"/>
        </w:rPr>
        <w:t>var</w:t>
      </w:r>
      <w:r>
        <w:rPr>
          <w:rFonts w:hint="eastAsia" w:ascii="宋体" w:hAnsi="宋体" w:eastAsia="宋体" w:cs="宋体"/>
          <w:sz w:val="24"/>
        </w:rPr>
        <w:t xml:space="preserve"> tabPanel = </w:t>
      </w:r>
      <w:r>
        <w:rPr>
          <w:rFonts w:hint="eastAsia" w:ascii="宋体" w:hAnsi="宋体" w:eastAsia="宋体" w:cs="宋体"/>
          <w:b w:val="0"/>
          <w:sz w:val="24"/>
        </w:rPr>
        <w:t>new</w:t>
      </w:r>
      <w:r>
        <w:rPr>
          <w:rFonts w:hint="eastAsia" w:ascii="宋体" w:hAnsi="宋体" w:eastAsia="宋体" w:cs="宋体"/>
          <w:sz w:val="24"/>
        </w:rPr>
        <w:t xml:space="preserve"> TablePanel("data", initDataGrid());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-2147483648" w:afterLines="-2147483648"/>
        <w:ind w:firstLine="480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tablePanels.push(tabPanel);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initTablePanel(tablePanels);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32"/>
        </w:rPr>
      </w:pPr>
      <w:r>
        <w:rPr>
          <w:rFonts w:hint="eastAsia"/>
          <w:sz w:val="24"/>
          <w:lang w:val="en-US" w:eastAsia="zh-CN"/>
        </w:rPr>
        <w:t>一个TablePanel代表一个表格面板，多个则组成tab页，我们需要将表格的配置通过initDataGrid方法初始化好（参考3.4表格配置），多个表格可以有多个，data表示的既是tab页的标识，也是对应表格的标识。然后调用initTablePanel初始化。如果是tab页需要绑定tab页切换事件</w:t>
      </w:r>
      <w:r>
        <w:rPr>
          <w:rFonts w:hint="eastAsia" w:asciiTheme="minorHAnsi" w:hAnsiTheme="minorHAnsi" w:eastAsiaTheme="minorEastAsia"/>
          <w:sz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-2147483648" w:afterLines="-2147483648"/>
        <w:ind w:firstLine="480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// 绑定选项卡切换事件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80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initTabEvent();</w:t>
      </w:r>
    </w:p>
    <w:p>
      <w:pPr>
        <w:spacing w:beforeLines="0" w:afterLines="0"/>
        <w:jc w:val="left"/>
        <w:rPr>
          <w:rFonts w:hint="eastAsia" w:asciiTheme="minorHAnsi" w:hAnsiTheme="minorHAnsi" w:eastAsiaTheme="minorEastAsia"/>
          <w:b w:val="0"/>
          <w:bCs w:val="0"/>
          <w:sz w:val="24"/>
          <w:lang w:val="en-US" w:eastAsia="zh-CN"/>
        </w:rPr>
      </w:pPr>
      <w:r>
        <w:rPr>
          <w:rFonts w:hint="eastAsia" w:asciiTheme="minorHAnsi" w:hAnsiTheme="minorHAnsi" w:eastAsiaTheme="minorEastAsia"/>
          <w:sz w:val="24"/>
          <w:lang w:val="en-US" w:eastAsia="zh-CN"/>
        </w:rPr>
        <w:t>Tablepanel已经定义好了</w:t>
      </w:r>
      <w:r>
        <w:rPr>
          <w:rFonts w:hint="eastAsia"/>
          <w:sz w:val="24"/>
          <w:lang w:val="en-US" w:eastAsia="zh-CN"/>
        </w:rPr>
        <w:t>新增、删除等按钮的事件及实现。一般来说不需要重写，如果有自定义逻辑需要，重写对应的方法即可。需要注意的是，我们</w:t>
      </w:r>
      <w:r>
        <w:rPr>
          <w:rFonts w:hint="eastAsia"/>
          <w:b w:val="0"/>
          <w:bCs w:val="0"/>
          <w:sz w:val="24"/>
          <w:lang w:val="en-US" w:eastAsia="zh-CN"/>
        </w:rPr>
        <w:t>在tablepanel中是有上下文的概念，上下文通过</w:t>
      </w:r>
      <w:r>
        <w:rPr>
          <w:rFonts w:hint="eastAsia" w:asciiTheme="minorHAnsi" w:hAnsiTheme="minorHAnsi" w:eastAsiaTheme="minorEastAsia"/>
          <w:b w:val="0"/>
          <w:bCs w:val="0"/>
          <w:sz w:val="24"/>
        </w:rPr>
        <w:t>Common.getContext()</w:t>
      </w:r>
      <w:r>
        <w:rPr>
          <w:rFonts w:hint="eastAsia" w:asciiTheme="minorHAnsi" w:hAnsiTheme="minorHAnsi" w:eastAsiaTheme="minorEastAsia"/>
          <w:b w:val="0"/>
          <w:bCs w:val="0"/>
          <w:sz w:val="24"/>
          <w:lang w:eastAsia="zh-CN"/>
        </w:rPr>
        <w:t>获取。</w:t>
      </w:r>
      <w:r>
        <w:rPr>
          <w:rFonts w:hint="eastAsia"/>
          <w:b w:val="0"/>
          <w:bCs w:val="0"/>
          <w:sz w:val="24"/>
          <w:lang w:val="en-US" w:eastAsia="zh-CN"/>
        </w:rPr>
        <w:t>你当前所激活的panel需要调用</w:t>
      </w:r>
      <w:r>
        <w:rPr>
          <w:rFonts w:hint="eastAsia" w:asciiTheme="minorHAnsi" w:hAnsiTheme="minorHAnsi" w:eastAsiaTheme="minorEastAsia"/>
          <w:b w:val="0"/>
          <w:bCs w:val="0"/>
          <w:sz w:val="24"/>
        </w:rPr>
        <w:t>getCurrentPanel(e)</w:t>
      </w:r>
      <w:r>
        <w:rPr>
          <w:rFonts w:hint="eastAsia" w:asciiTheme="minorHAnsi" w:hAnsiTheme="minorHAnsi" w:eastAsiaTheme="minorEastAsia"/>
          <w:b w:val="0"/>
          <w:bCs w:val="0"/>
          <w:sz w:val="24"/>
          <w:lang w:eastAsia="zh-CN"/>
        </w:rPr>
        <w:t>来获取，注意传入事件源</w:t>
      </w:r>
      <w:r>
        <w:rPr>
          <w:rFonts w:hint="eastAsia" w:asciiTheme="minorHAnsi" w:hAnsiTheme="minorHAnsi" w:eastAsiaTheme="minorEastAsia"/>
          <w:b w:val="0"/>
          <w:bCs w:val="0"/>
          <w:sz w:val="24"/>
          <w:lang w:val="en-US" w:eastAsia="zh-CN"/>
        </w:rPr>
        <w:t>e。</w:t>
      </w:r>
    </w:p>
    <w:p/>
    <w:p>
      <w:pPr>
        <w:pStyle w:val="3"/>
      </w:pPr>
      <w:bookmarkStart w:id="24" w:name="_Toc20378"/>
      <w:r>
        <w:t>calendar控件</w:t>
      </w:r>
    </w:p>
    <w:p>
      <w:r>
        <w:rPr>
          <w:rFonts w:hint="eastAsia"/>
        </w:rPr>
        <w:t>这个日历控件我们是采用了bootstrap原有的控件；基本使用都在页面中有哦，说几个重要的属性吧；</w:t>
      </w:r>
    </w:p>
    <w:p>
      <w:r>
        <w:rPr>
          <w:rFonts w:hint="eastAsia"/>
        </w:rPr>
        <w:t>1)：控制支持事件往往日历上拖动的事件；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//拖动支持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    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'#external-events div.external-event'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).each(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eventObject =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title: $.trim($(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).text())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use the element's text as the event title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).data(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'eventObject'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eventObject);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).draggable({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zIndex: 999,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revert: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    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will cause the event to go back to its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revertDuration: 0 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 original position after the drag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}); </w:t>
            </w:r>
          </w:p>
        </w:tc>
      </w:tr>
    </w:tbl>
    <w:p>
      <w:pPr>
        <w:numPr>
          <w:ilvl w:val="0"/>
          <w:numId w:val="7"/>
        </w:numPr>
      </w:pPr>
      <w:r>
        <w:rPr>
          <w:rFonts w:hint="eastAsia"/>
        </w:rPr>
        <w:t>：控制日历上的事件可以拖拽和收缩；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 xml:space="preserve">editable: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  <w:highlight w:val="white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>,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 xml:space="preserve"> </w:t>
            </w:r>
          </w:p>
        </w:tc>
      </w:tr>
    </w:tbl>
    <w:p>
      <w:pPr>
        <w:numPr>
          <w:ilvl w:val="0"/>
          <w:numId w:val="7"/>
        </w:numPr>
      </w:pPr>
      <w:r>
        <w:rPr>
          <w:rFonts w:hint="eastAsia"/>
        </w:rPr>
        <w:t>：点击日历空白处可以弹出新建事件框；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select: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(start, end, allDay)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YssLayer.openDialog(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"新增事件"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'#form_id'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),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"800"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"250"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calendar.fullCalendar(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'unselect'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</w:tc>
      </w:tr>
    </w:tbl>
    <w:p>
      <w:pPr>
        <w:numPr>
          <w:ilvl w:val="0"/>
          <w:numId w:val="7"/>
        </w:numPr>
      </w:pPr>
      <w:r>
        <w:rPr>
          <w:rFonts w:hint="eastAsia"/>
        </w:rPr>
        <w:t>：点击日历上已有的事件名称，可以弹出编辑框：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eventClick: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(calEvent, jsEvent, view)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YssLayer.openDialog(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"修改事件"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'#form_update'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),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"800"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"250"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); 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</w:p>
        </w:tc>
      </w:tr>
    </w:tbl>
    <w:p/>
    <w:bookmarkEnd w:id="24"/>
    <w:p>
      <w:pPr>
        <w:pStyle w:val="3"/>
      </w:pPr>
      <w:r>
        <w:rPr>
          <w:rFonts w:hint="eastAsia"/>
          <w:lang w:val="en-US" w:eastAsia="zh-CN"/>
        </w:rPr>
        <w:t>YssSelect控件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基于bootstrap-select进行二次封装，支持原生下拉和自定义表格整合。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配置的属性大部分和原生的一样，如果有不明白请参考官网介绍。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基本用法如代码所示：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$('#C_SET_TYPE').YssSelect({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url: "test2.json",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keyStr : "c_DV_CODE", // url返回的数据中要作为key的字段名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valueStr : "c_DV_NAME",// url返回的数据中要作为value的字段名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liveSearch: false,// 是否要搜索框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width:'100%',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noneSelectedText:"请选择",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change:function(e){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var selectValue = e.target.value;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}).setYssSelectValue(['']); // 最后一句是如果默认要显示请选择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本控件支持封装树，内嵌用法：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$('#C_PORT_CODE').YssSelect({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url:"test5.json",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width:'100%',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treeView : true,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hiddenHead:true,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treeOpts :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AllowCheckParentNode: true, // 是否在获取值的时候算上父节点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ExpandColumn : 'c_PORT_NAME_ST',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colModel : [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header : '组合简称',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name : 'c_PORT_NAME_ST',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index:'c_PORT_NAME_ST',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width:250,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checkbox:true,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checkedRow:true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header : 'id',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name : 'id',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index:'id',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width:80,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key:true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]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YssResourceMgr控件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基于Web Uploader进行二次封装，集成一个有上传，下载，预览、删除、查看功能的一个区域控件。（目前没有封装成模板，可扩展）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在要使用上传下载的区域处贴上html代码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  <w:highlight w:val="lightGray"/>
        </w:rPr>
        <w:t>div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"res_widget"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"res_widget_btn"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"col-sm-12 head-table"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  <w:u w:val="single"/>
        </w:rPr>
        <w:t>role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"group"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"basicSearch"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ul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li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"basicSearchAdv "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href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"#"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"res_btn_upload"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title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"上传"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"fa fa-upload"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&gt;&lt;/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  <w:r>
        <w:rPr>
          <w:rFonts w:hint="eastAsia" w:ascii="Consolas" w:hAnsi="Consolas" w:eastAsia="Consolas"/>
          <w:color w:val="000000"/>
          <w:sz w:val="18"/>
          <w:szCs w:val="18"/>
        </w:rPr>
        <w:t>上传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href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"#"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"res_btn_download"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title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"下载"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"fa fa-download"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&gt;&lt;/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  <w:r>
        <w:rPr>
          <w:rFonts w:hint="eastAsia" w:ascii="Consolas" w:hAnsi="Consolas" w:eastAsia="Consolas"/>
          <w:color w:val="000000"/>
          <w:sz w:val="18"/>
          <w:szCs w:val="18"/>
        </w:rPr>
        <w:t>下载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href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"#"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"res_btn_preview"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title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"预览"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"fa fa-eye"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&gt;&lt;/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  <w:r>
        <w:rPr>
          <w:rFonts w:hint="eastAsia" w:ascii="Consolas" w:hAnsi="Consolas" w:eastAsia="Consolas"/>
          <w:color w:val="000000"/>
          <w:sz w:val="18"/>
          <w:szCs w:val="18"/>
        </w:rPr>
        <w:t>预览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href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"#"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"res_btn_delete"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title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"删除"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"fa fa-times"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&gt;&lt;/</w:t>
      </w:r>
      <w:r>
        <w:rPr>
          <w:rFonts w:hint="eastAsia" w:ascii="Consolas" w:hAnsi="Consolas" w:eastAsia="Consolas"/>
          <w:color w:val="3F7F7F"/>
          <w:sz w:val="18"/>
          <w:szCs w:val="18"/>
        </w:rPr>
        <w:t>i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  <w:r>
        <w:rPr>
          <w:rFonts w:hint="eastAsia" w:ascii="Consolas" w:hAnsi="Consolas" w:eastAsia="Consolas"/>
          <w:color w:val="000000"/>
          <w:sz w:val="18"/>
          <w:szCs w:val="18"/>
        </w:rPr>
        <w:t>删除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a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li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ul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"res_widget_searchBar"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&gt;&lt;/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"res_widget_table"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"jqGrid_wrapper"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table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"res_widget_table_Grid"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&gt;&lt;/</w:t>
      </w:r>
      <w:r>
        <w:rPr>
          <w:rFonts w:hint="eastAsia" w:ascii="Consolas" w:hAnsi="Consolas" w:eastAsia="Consolas"/>
          <w:color w:val="3F7F7F"/>
          <w:sz w:val="18"/>
          <w:szCs w:val="18"/>
        </w:rPr>
        <w:t>table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 w:ascii="Consolas" w:hAnsi="Consolas" w:eastAsia="Consolas"/>
          <w:color w:val="7F007F"/>
          <w:sz w:val="18"/>
          <w:szCs w:val="18"/>
        </w:rPr>
        <w:t>id</w:t>
      </w:r>
      <w:r>
        <w:rPr>
          <w:rFonts w:hint="eastAsia" w:ascii="Consolas" w:hAnsi="Consolas" w:eastAsia="Consolas"/>
          <w:color w:val="000000"/>
          <w:sz w:val="18"/>
          <w:szCs w:val="18"/>
        </w:rPr>
        <w:t>=</w:t>
      </w:r>
      <w:r>
        <w:rPr>
          <w:rFonts w:hint="eastAsia" w:ascii="Consolas" w:hAnsi="Consolas" w:eastAsia="Consolas"/>
          <w:i/>
          <w:color w:val="2A00FF"/>
          <w:sz w:val="18"/>
          <w:szCs w:val="18"/>
        </w:rPr>
        <w:t>"res_widget_table_GridPage"</w:t>
      </w:r>
      <w:r>
        <w:rPr>
          <w:rFonts w:hint="eastAsia" w:ascii="Consolas" w:hAnsi="Consolas" w:eastAsia="Consolas"/>
          <w:color w:val="008080"/>
          <w:sz w:val="18"/>
          <w:szCs w:val="18"/>
        </w:rPr>
        <w:t>&gt;&lt;/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 xml:space="preserve">    </w:t>
      </w: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</w:rPr>
        <w:t>div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/>
          <w:color w:val="008080"/>
          <w:sz w:val="18"/>
          <w:szCs w:val="18"/>
        </w:rPr>
      </w:pPr>
      <w:r>
        <w:rPr>
          <w:rFonts w:hint="eastAsia" w:ascii="Consolas" w:hAnsi="Consolas" w:eastAsia="Consolas"/>
          <w:color w:val="008080"/>
          <w:sz w:val="18"/>
          <w:szCs w:val="18"/>
        </w:rPr>
        <w:t>&lt;/</w:t>
      </w:r>
      <w:r>
        <w:rPr>
          <w:rFonts w:hint="eastAsia" w:ascii="Consolas" w:hAnsi="Consolas" w:eastAsia="Consolas"/>
          <w:color w:val="3F7F7F"/>
          <w:sz w:val="18"/>
          <w:szCs w:val="18"/>
          <w:highlight w:val="lightGray"/>
        </w:rPr>
        <w:t>div</w:t>
      </w:r>
      <w:r>
        <w:rPr>
          <w:rFonts w:hint="eastAsia" w:ascii="Consolas" w:hAnsi="Consolas" w:eastAsia="Consolas"/>
          <w:color w:val="008080"/>
          <w:sz w:val="18"/>
          <w:szCs w:val="18"/>
        </w:rPr>
        <w:t>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调整好最外层div的高度再初始化控件</w:t>
      </w:r>
    </w:p>
    <w:p>
      <w:pP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000000"/>
          <w:sz w:val="32"/>
        </w:rPr>
        <w:t xml:space="preserve"> $(</w:t>
      </w:r>
      <w:r>
        <w:rPr>
          <w:rFonts w:hint="eastAsia" w:ascii="Consolas" w:hAnsi="Consolas" w:eastAsia="Consolas"/>
          <w:color w:val="2A00FF"/>
          <w:sz w:val="32"/>
        </w:rPr>
        <w:t>'#res_widget'</w:t>
      </w:r>
      <w:r>
        <w:rPr>
          <w:rFonts w:hint="eastAsia" w:ascii="Consolas" w:hAnsi="Consolas" w:eastAsia="Consolas"/>
          <w:color w:val="000000"/>
          <w:sz w:val="32"/>
        </w:rPr>
        <w:t>).YssResourceMgr({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000000"/>
          <w:sz w:val="32"/>
        </w:rPr>
        <w:t xml:space="preserve">       formData:{module:</w:t>
      </w:r>
      <w:r>
        <w:rPr>
          <w:rFonts w:hint="eastAsia" w:ascii="Consolas" w:hAnsi="Consolas" w:eastAsia="Consolas"/>
          <w:color w:val="2A00FF"/>
          <w:sz w:val="32"/>
        </w:rPr>
        <w:t>'test'</w:t>
      </w:r>
      <w:r>
        <w:rPr>
          <w:rFonts w:hint="eastAsia" w:ascii="Consolas" w:hAnsi="Consolas" w:eastAsia="Consolas"/>
          <w:color w:val="000000"/>
          <w:sz w:val="32"/>
        </w:rPr>
        <w:t>}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/>
          <w:color w:val="000000"/>
          <w:sz w:val="32"/>
        </w:rPr>
      </w:pPr>
      <w:r>
        <w:rPr>
          <w:rFonts w:hint="eastAsia" w:ascii="Consolas" w:hAnsi="Consolas" w:eastAsia="Consolas"/>
          <w:color w:val="000000"/>
          <w:sz w:val="32"/>
        </w:rPr>
        <w:t xml:space="preserve"> 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Module的值可以理解成你的文件要放在你的归属文件夹（默认是funcode）下。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上传下载删除功能代码已经写好，无需重写。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上传目前设置的自动上传，如果需要移动文件，请调用EnclosureService的move方法，支持批量移动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这是基于系统的资源管理器开发出来的功能，所以在使用前需要在应用服务器（windows或linux）下配置环境YSS_FILE（用于程序生成的临时文件），YSS_HOME（用于系统配置文件），对应一个当前登陆用户有读写权限的物理目录，以下配置YSS_FILE环境变量的截图，配置YSS_HOME类似不再截图赘述，配置完环境变量后需要重启服务器。</w:t>
      </w:r>
    </w:p>
    <w:p>
      <w:pPr>
        <w:ind w:firstLine="420" w:firstLineChars="0"/>
      </w:pPr>
      <w:r>
        <w:drawing>
          <wp:inline distT="0" distB="0" distL="114300" distR="114300">
            <wp:extent cx="3904615" cy="41522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415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</w:pPr>
      <w:r>
        <w:drawing>
          <wp:inline distT="0" distB="0" distL="114300" distR="114300">
            <wp:extent cx="4000500" cy="37712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71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Linux下运行命令：vim /etc/profile</w:t>
      </w:r>
    </w:p>
    <w:p>
      <w:pPr>
        <w:ind w:firstLine="420" w:firstLineChars="0"/>
      </w:pPr>
      <w:r>
        <w:drawing>
          <wp:inline distT="0" distB="0" distL="114300" distR="114300">
            <wp:extent cx="5266690" cy="3678555"/>
            <wp:effectExtent l="0" t="0" r="1016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修改后运行</w:t>
      </w:r>
      <w:r>
        <w:rPr>
          <w:rFonts w:hint="eastAsia"/>
          <w:lang w:val="en-US" w:eastAsia="zh-CN"/>
        </w:rPr>
        <w:t>source /etc/profile。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Web端公共A区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公共A区被我们封装成了一个模板资源，需要在打开界面前往我们的数据模板中添加A区的模板数据，即在对应的servlet中重写父类的getIncludeTemplateList方法，在方法体中引入我们的A区模板。见代码：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646464"/>
          <w:sz w:val="18"/>
          <w:szCs w:val="18"/>
        </w:rPr>
        <w:t>@Override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b/>
          <w:color w:val="7F0055"/>
          <w:sz w:val="18"/>
          <w:szCs w:val="18"/>
        </w:rPr>
        <w:t>public</w:t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 &lt;E&gt; TreeMap&lt;String, String&gt; </w:t>
      </w:r>
      <w:r>
        <w:rPr>
          <w:rFonts w:hint="eastAsia" w:ascii="Consolas" w:hAnsi="Consolas" w:eastAsia="Consolas"/>
          <w:color w:val="000000"/>
          <w:sz w:val="18"/>
          <w:szCs w:val="18"/>
          <w:highlight w:val="lightGray"/>
        </w:rPr>
        <w:t>getIncludeTemplateList</w:t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(ResultDto&lt;E&gt; result) </w:t>
      </w:r>
      <w:r>
        <w:rPr>
          <w:rFonts w:hint="eastAsia" w:ascii="Consolas" w:hAnsi="Consolas" w:eastAsia="Consolas"/>
          <w:b/>
          <w:color w:val="7F0055"/>
          <w:sz w:val="18"/>
          <w:szCs w:val="18"/>
        </w:rPr>
        <w:t>throws</w:t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color w:val="000000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TreeMap&lt;String, String&gt; its = </w:t>
      </w:r>
      <w:r>
        <w:rPr>
          <w:rFonts w:hint="eastAsia" w:ascii="Consolas" w:hAnsi="Consolas" w:eastAsia="Consolas"/>
          <w:b/>
          <w:color w:val="7F0055"/>
          <w:sz w:val="18"/>
          <w:szCs w:val="18"/>
        </w:rPr>
        <w:t>new</w:t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 TreeMap&lt;String, String&gt;();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>String include_Zone = FreeMarkerUtil.</w:t>
      </w:r>
      <w:r>
        <w:rPr>
          <w:rFonts w:hint="eastAsia" w:ascii="Consolas" w:hAnsi="Consolas" w:eastAsia="Consolas"/>
          <w:i/>
          <w:color w:val="000000"/>
          <w:sz w:val="18"/>
          <w:szCs w:val="18"/>
        </w:rPr>
        <w:t>getTemplateContext</w:t>
      </w:r>
      <w:r>
        <w:rPr>
          <w:rFonts w:hint="eastAsia" w:ascii="Consolas" w:hAnsi="Consolas" w:eastAsia="Consolas"/>
          <w:color w:val="000000"/>
          <w:sz w:val="18"/>
          <w:szCs w:val="18"/>
        </w:rPr>
        <w:t>(FreeMarkerUtil.</w:t>
      </w:r>
      <w:r>
        <w:rPr>
          <w:rFonts w:hint="eastAsia" w:ascii="Consolas" w:hAnsi="Consolas" w:eastAsia="Consolas"/>
          <w:b/>
          <w:color w:val="7F0055"/>
          <w:sz w:val="18"/>
          <w:szCs w:val="18"/>
        </w:rPr>
        <w:t>class</w:t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, </w:t>
      </w:r>
      <w:r>
        <w:rPr>
          <w:rFonts w:hint="eastAsia" w:ascii="Consolas" w:hAnsi="Consolas" w:eastAsia="Consolas"/>
          <w:color w:val="2A00FF"/>
          <w:sz w:val="18"/>
          <w:szCs w:val="18"/>
        </w:rPr>
        <w:t>"include/AZone.htm"</w:t>
      </w:r>
      <w:r>
        <w:rPr>
          <w:rFonts w:hint="eastAsia" w:ascii="Consolas" w:hAnsi="Consolas" w:eastAsia="Consolas"/>
          <w:color w:val="000000"/>
          <w:sz w:val="18"/>
          <w:szCs w:val="18"/>
        </w:rPr>
        <w:t>, result);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>its.put(</w:t>
      </w:r>
      <w:r>
        <w:rPr>
          <w:rFonts w:hint="eastAsia" w:ascii="Consolas" w:hAnsi="Consolas" w:eastAsia="Consolas"/>
          <w:color w:val="2A00FF"/>
          <w:sz w:val="18"/>
          <w:szCs w:val="18"/>
        </w:rPr>
        <w:t>"include_Zone"</w:t>
      </w:r>
      <w:r>
        <w:rPr>
          <w:rFonts w:hint="eastAsia" w:ascii="Consolas" w:hAnsi="Consolas" w:eastAsia="Consolas"/>
          <w:color w:val="000000"/>
          <w:sz w:val="18"/>
          <w:szCs w:val="18"/>
        </w:rPr>
        <w:t>, include_Zone);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18"/>
          <w:szCs w:val="18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b/>
          <w:color w:val="7F0055"/>
          <w:sz w:val="18"/>
          <w:szCs w:val="18"/>
        </w:rPr>
        <w:t>return</w:t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 its;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0000"/>
          <w:sz w:val="18"/>
          <w:szCs w:val="18"/>
        </w:rPr>
        <w:tab/>
      </w:r>
      <w:r>
        <w:rPr>
          <w:rFonts w:hint="eastAsia" w:ascii="Consolas" w:hAnsi="Consolas" w:eastAsia="Consolas"/>
          <w:color w:val="000000"/>
          <w:sz w:val="18"/>
          <w:szCs w:val="18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最后在页面使用freemarker的插值${</w:t>
      </w:r>
      <w:r>
        <w:rPr>
          <w:rFonts w:hint="eastAsia" w:ascii="Consolas" w:hAnsi="Consolas" w:eastAsia="Consolas"/>
          <w:color w:val="2A00FF"/>
          <w:sz w:val="18"/>
          <w:szCs w:val="18"/>
        </w:rPr>
        <w:t>include_Zone</w:t>
      </w:r>
      <w:r>
        <w:rPr>
          <w:rFonts w:hint="eastAsia"/>
          <w:lang w:val="en-US" w:eastAsia="zh-CN"/>
        </w:rPr>
        <w:t>}，就可以把我们自己放在数据模板中的替换输出了。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Common方法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="Consolas" w:hAnsi="Consolas" w:eastAsia="宋体"/>
                <w:color w:val="000000"/>
                <w:sz w:val="32"/>
                <w:highlight w:val="white"/>
                <w:vertAlign w:val="baseline"/>
                <w:lang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32"/>
                <w:highlight w:val="white"/>
                <w:vertAlign w:val="baseline"/>
                <w:lang w:eastAsia="zh-CN"/>
              </w:rPr>
              <w:t>方法名</w:t>
            </w:r>
          </w:p>
        </w:tc>
        <w:tc>
          <w:tcPr>
            <w:tcW w:w="4261" w:type="dxa"/>
          </w:tcPr>
          <w:p>
            <w:pPr>
              <w:rPr>
                <w:rFonts w:hint="eastAsia" w:ascii="Consolas" w:hAnsi="Consolas" w:eastAsia="宋体"/>
                <w:color w:val="000000"/>
                <w:sz w:val="32"/>
                <w:highlight w:val="white"/>
                <w:vertAlign w:val="baseline"/>
                <w:lang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32"/>
                <w:highlight w:val="white"/>
                <w:vertAlign w:val="baseline"/>
                <w:lang w:eastAsia="zh-CN"/>
              </w:rPr>
              <w:t>方法解释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Common.setButtonStatus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  <w:t>设置按钮状态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Common.resizeGridWrapper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  <w:t>自动计算对应</w:t>
            </w: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id的</w:t>
            </w:r>
            <w:r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  <w:t>表格高度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Common.form2Json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  <w:t>将</w:t>
            </w: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id对应的form数据转换成json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Common.getFormData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获取表单所有非空的数据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Common.checkSelectMulti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检测是否选中一条或多条记录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Common.checkSelectOne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检测是否选中一条记录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Common.getConstant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  <w:t>获取常量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Common.resetSetBtnStatus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  <w:t>重置</w:t>
            </w: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set界面的按钮状态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removeValidate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清除set界面的校验信息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Common.formatHandler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格式化值（支持日期、金额、布尔、审核状态）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Common.unformatHandler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反格式化值（支持日期、金额、布尔、审核状态）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Common.parseDate</w:t>
            </w:r>
          </w:p>
        </w:tc>
        <w:tc>
          <w:tcPr>
            <w:tcW w:w="426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日期反格式化</w:t>
            </w:r>
          </w:p>
        </w:tc>
      </w:tr>
    </w:tbl>
    <w:p>
      <w:pPr>
        <w:pStyle w:val="2"/>
      </w:pPr>
      <w:bookmarkStart w:id="25" w:name="_Toc8089"/>
      <w:r>
        <w:rPr>
          <w:rFonts w:hint="eastAsia"/>
        </w:rPr>
        <w:t>后端开发</w:t>
      </w:r>
      <w:bookmarkEnd w:id="25"/>
    </w:p>
    <w:p>
      <w:r>
        <w:rPr>
          <w:rFonts w:hint="eastAsia"/>
        </w:rPr>
        <w:t>基础服务类说明</w:t>
      </w:r>
      <w:r>
        <w:rPr>
          <w:rFonts w:hint="eastAsia"/>
          <w:lang w:eastAsia="zh-CN"/>
        </w:rPr>
        <w:t>（由于框架支持增删改查等绝大多数场景的支持，具体可以查看源码，对于自定义这里需要单独拿出来讲）</w:t>
      </w:r>
    </w:p>
    <w:tbl>
      <w:tblPr>
        <w:tblStyle w:val="16"/>
        <w:tblW w:w="852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52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2B2B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类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名</w:t>
            </w:r>
          </w:p>
        </w:tc>
        <w:tc>
          <w:tcPr>
            <w:tcW w:w="5295" w:type="dxa"/>
            <w:shd w:val="clear" w:color="auto" w:fill="auto"/>
          </w:tcPr>
          <w:p>
            <w:r>
              <w:t>BaseServlet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2B2B2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方法名</w:t>
            </w:r>
          </w:p>
        </w:tc>
        <w:tc>
          <w:tcPr>
            <w:tcW w:w="5295" w:type="dxa"/>
            <w:shd w:val="clear" w:color="auto" w:fill="B2B2B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功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b/>
              </w:rPr>
              <w:t>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auto"/>
          </w:tcPr>
          <w:p>
            <w:pPr>
              <w:ind w:firstLine="48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doCustomMethod(HttpServletRequest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request, HttpServletResponse response,Parameter parameter) </w:t>
            </w:r>
          </w:p>
        </w:tc>
        <w:tc>
          <w:tcPr>
            <w:tcW w:w="5295" w:type="dxa"/>
            <w:shd w:val="clear" w:color="auto" w:fill="auto"/>
          </w:tcPr>
          <w:p>
            <w:pPr>
              <w:ind w:firstLine="48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自定义执行方法，除了增删改查等常见场景外的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operate，我们需要重写自定义的执行方法。</w:t>
            </w:r>
          </w:p>
        </w:tc>
      </w:tr>
    </w:tbl>
    <w:p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例如：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@Override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protected &lt;E&gt; ResultDto&lt;E&gt; doCustomMethod(HttpServletRequest request,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HttpServletResponse response, Parameter parameter)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ResultDto&lt;Object&gt; result = new ResultDto&lt;Object&gt;();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String operate = parameter.getOperate();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if ("autoCreateRule".equalsIgnoreCase(operate))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result = ((MonitorRemindRuleMgrService)getService()).autoCreateRule(parameter);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} else if ("getAllCreater".equalsIgnoreCase(operate))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result = ((MonitorRemindRuleMgrService)getService()).getAllCreater(parameter);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return (ResultDto&lt;E&gt;) result;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}</w:t>
      </w:r>
    </w:p>
    <w:p>
      <w:r>
        <w:rPr>
          <w:rFonts w:hint="eastAsia" w:ascii="宋体" w:hAnsi="宋体" w:eastAsia="宋体" w:cs="宋体"/>
          <w:b w:val="0"/>
          <w:lang w:eastAsia="zh-CN"/>
        </w:rPr>
        <w:t>通过从写此方法来达到自定义的方法的目的。</w:t>
      </w:r>
    </w:p>
    <w:p/>
    <w:p/>
    <w:p/>
    <w:p>
      <w:pPr>
        <w:pStyle w:val="3"/>
      </w:pPr>
      <w:bookmarkStart w:id="26" w:name="_Toc17871"/>
      <w:bookmarkStart w:id="27" w:name="_Toc5459"/>
      <w:r>
        <w:rPr>
          <w:rFonts w:hint="eastAsia"/>
        </w:rPr>
        <w:t>注册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ervlet</w:t>
      </w:r>
      <w:bookmarkEnd w:id="26"/>
    </w:p>
    <w:p>
      <w:pPr>
        <w:rPr>
          <w:rFonts w:hint="eastAsia"/>
        </w:rPr>
      </w:pPr>
      <w:r>
        <w:rPr>
          <w:rFonts w:hint="eastAsia"/>
        </w:rPr>
        <w:t>注册</w:t>
      </w:r>
      <w:r>
        <w:rPr>
          <w:rFonts w:hint="eastAsia"/>
          <w:lang w:val="en-US" w:eastAsia="zh-CN"/>
        </w:rPr>
        <w:t>Servlet我们要</w:t>
      </w:r>
      <w:r>
        <w:rPr>
          <w:rFonts w:hint="eastAsia"/>
        </w:rPr>
        <w:t>在</w:t>
      </w:r>
      <w:r>
        <w:rPr>
          <w:rFonts w:hint="eastAsia"/>
          <w:lang w:eastAsia="zh-CN"/>
        </w:rPr>
        <w:t>各自的组件的</w:t>
      </w:r>
      <w:r>
        <w:rPr>
          <w:rFonts w:hint="eastAsia"/>
        </w:rPr>
        <w:t>plugins.xml</w:t>
      </w:r>
      <w:r>
        <w:rPr>
          <w:rFonts w:hint="eastAsia"/>
          <w:lang w:eastAsia="zh-CN"/>
        </w:rPr>
        <w:t>中</w:t>
      </w:r>
      <w:r>
        <w:rPr>
          <w:rFonts w:hint="eastAsia"/>
        </w:rPr>
        <w:t>进行配置；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OSGI与普通的web应用不同的是，配置servlet是需要配置拓展点来实现的，如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-2147483648" w:afterLines="-2147483648"/>
        <w:jc w:val="both"/>
        <w:rPr>
          <w:rFonts w:hint="eastAsia" w:asciiTheme="minorHAnsi" w:hAnsiTheme="minorHAnsi" w:eastAsiaTheme="minorEastAsia"/>
          <w:b/>
          <w:sz w:val="24"/>
        </w:rPr>
      </w:pPr>
      <w:r>
        <w:rPr>
          <w:rFonts w:hint="eastAsia" w:asciiTheme="minorHAnsi" w:hAnsiTheme="minorHAnsi" w:eastAsiaTheme="minorEastAsia"/>
          <w:b/>
          <w:sz w:val="24"/>
        </w:rPr>
        <w:t>&lt;extension point="org.eclipse.equinox.http.registry.servlets"&gt;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-2147483648" w:afterLines="-2147483648"/>
        <w:jc w:val="both"/>
        <w:rPr>
          <w:rFonts w:hint="eastAsia" w:asciiTheme="minorHAnsi" w:hAnsiTheme="minorHAnsi" w:eastAsiaTheme="minorEastAsia"/>
          <w:b/>
          <w:sz w:val="24"/>
        </w:rPr>
      </w:pPr>
      <w:r>
        <w:rPr>
          <w:rFonts w:hint="eastAsia" w:asciiTheme="minorHAnsi" w:hAnsiTheme="minorHAnsi" w:eastAsiaTheme="minorEastAsia"/>
          <w:b/>
          <w:sz w:val="24"/>
        </w:rPr>
        <w:tab/>
      </w:r>
      <w:r>
        <w:rPr>
          <w:rFonts w:hint="eastAsia" w:asciiTheme="minorHAnsi" w:hAnsiTheme="minorHAnsi" w:eastAsiaTheme="minorEastAsia"/>
          <w:b/>
          <w:sz w:val="24"/>
        </w:rPr>
        <w:tab/>
      </w:r>
      <w:r>
        <w:rPr>
          <w:rFonts w:hint="eastAsia" w:asciiTheme="minorHAnsi" w:hAnsiTheme="minorHAnsi" w:eastAsiaTheme="minorEastAsia"/>
          <w:b/>
          <w:sz w:val="24"/>
        </w:rPr>
        <w:t>&lt;servlet</w:t>
      </w:r>
      <w:r>
        <w:rPr>
          <w:rFonts w:hint="eastAsia"/>
          <w:b/>
          <w:sz w:val="24"/>
          <w:lang w:val="en-US" w:eastAsia="zh-CN"/>
        </w:rPr>
        <w:tab/>
      </w:r>
      <w:r>
        <w:rPr>
          <w:rFonts w:hint="eastAsia" w:asciiTheme="minorHAnsi" w:hAnsiTheme="minorHAnsi" w:eastAsiaTheme="minorEastAsia"/>
          <w:b/>
          <w:sz w:val="24"/>
        </w:rPr>
        <w:t>alias="/fast-plm/remind/remindDateMgr" class="com.yss.fast.webplus.module.remind.servlet.RemindDateMgrServlet"/&gt;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-2147483648" w:afterLines="-2147483648"/>
        <w:jc w:val="both"/>
        <w:rPr>
          <w:rFonts w:hint="eastAsia" w:asciiTheme="minorHAnsi" w:hAnsiTheme="minorHAnsi" w:eastAsiaTheme="minorEastAsia"/>
          <w:b/>
          <w:sz w:val="24"/>
        </w:rPr>
      </w:pPr>
      <w:r>
        <w:rPr>
          <w:rFonts w:hint="eastAsia" w:asciiTheme="minorHAnsi" w:hAnsiTheme="minorHAnsi" w:eastAsiaTheme="minorEastAsia"/>
          <w:b/>
          <w:sz w:val="24"/>
        </w:rPr>
        <w:t>&lt;/extension&gt;</w:t>
      </w:r>
    </w:p>
    <w:p>
      <w:pPr>
        <w:rPr>
          <w:rFonts w:hint="eastAsia" w:asciiTheme="minorHAnsi" w:hAnsiTheme="minorHAnsi" w:eastAsiaTheme="minorEastAsia"/>
          <w:sz w:val="24"/>
          <w:lang w:eastAsia="zh-CN"/>
        </w:rPr>
      </w:pPr>
      <w:r>
        <w:rPr>
          <w:rFonts w:hint="eastAsia" w:asciiTheme="minorHAnsi" w:hAnsiTheme="minorHAnsi" w:eastAsiaTheme="minorEastAsia"/>
          <w:b/>
          <w:sz w:val="24"/>
        </w:rPr>
        <w:tab/>
      </w:r>
      <w:r>
        <w:rPr>
          <w:rFonts w:hint="eastAsia" w:asciiTheme="minorHAnsi" w:hAnsiTheme="minorHAnsi" w:eastAsiaTheme="minorEastAsia"/>
          <w:sz w:val="24"/>
          <w:lang w:val="en-US" w:eastAsia="zh-CN"/>
        </w:rPr>
        <w:t>a</w:t>
      </w:r>
      <w:r>
        <w:rPr>
          <w:rFonts w:hint="eastAsia" w:asciiTheme="minorHAnsi" w:hAnsiTheme="minorHAnsi" w:eastAsiaTheme="minorEastAsia"/>
          <w:sz w:val="24"/>
        </w:rPr>
        <w:t>lias</w:t>
      </w:r>
      <w:r>
        <w:rPr>
          <w:rFonts w:hint="eastAsia" w:asciiTheme="minorHAnsi" w:hAnsiTheme="minorHAnsi" w:eastAsiaTheme="minorEastAsia"/>
          <w:sz w:val="24"/>
          <w:lang w:eastAsia="zh-CN"/>
        </w:rPr>
        <w:t>就是我们请求的</w:t>
      </w:r>
      <w:r>
        <w:rPr>
          <w:rFonts w:hint="eastAsia" w:asciiTheme="minorHAnsi" w:hAnsiTheme="minorHAnsi" w:eastAsiaTheme="minorEastAsia"/>
          <w:sz w:val="24"/>
          <w:lang w:val="en-US" w:eastAsia="zh-CN"/>
        </w:rPr>
        <w:t>url，class就是对应的servlet。我们在开发</w:t>
      </w:r>
      <w:r>
        <w:rPr>
          <w:rFonts w:hint="eastAsia"/>
          <w:sz w:val="24"/>
          <w:lang w:val="en-US" w:eastAsia="zh-CN"/>
        </w:rPr>
        <w:t>自己的</w:t>
      </w:r>
      <w:r>
        <w:rPr>
          <w:rFonts w:hint="eastAsia" w:asciiTheme="minorHAnsi" w:hAnsiTheme="minorHAnsi" w:eastAsiaTheme="minorEastAsia"/>
          <w:sz w:val="24"/>
          <w:lang w:val="en-US" w:eastAsia="zh-CN"/>
        </w:rPr>
        <w:t>servlet时需要继承</w:t>
      </w:r>
      <w:r>
        <w:rPr>
          <w:rFonts w:hint="eastAsia" w:asciiTheme="minorHAnsi" w:hAnsiTheme="minorHAnsi" w:eastAsiaTheme="minorEastAsia"/>
          <w:sz w:val="24"/>
        </w:rPr>
        <w:t>BaseServlet</w:t>
      </w:r>
      <w:r>
        <w:rPr>
          <w:rFonts w:hint="eastAsia" w:asciiTheme="minorHAnsi" w:hAnsiTheme="minorHAnsi" w:eastAsiaTheme="minorEastAsia"/>
          <w:sz w:val="24"/>
          <w:lang w:eastAsia="zh-CN"/>
        </w:rPr>
        <w:t>，同时，需要重写父类的</w:t>
      </w:r>
      <w:r>
        <w:rPr>
          <w:rFonts w:hint="eastAsia" w:asciiTheme="minorHAnsi" w:hAnsiTheme="minorHAnsi" w:eastAsiaTheme="minorEastAsia"/>
          <w:sz w:val="24"/>
        </w:rPr>
        <w:t>getService</w:t>
      </w:r>
      <w:r>
        <w:rPr>
          <w:rFonts w:hint="eastAsia" w:asciiTheme="minorHAnsi" w:hAnsiTheme="minorHAnsi" w:eastAsiaTheme="minorEastAsia"/>
          <w:sz w:val="24"/>
          <w:lang w:eastAsia="zh-CN"/>
        </w:rPr>
        <w:t>，注册对应的服务；重写</w:t>
      </w:r>
      <w:r>
        <w:rPr>
          <w:rFonts w:hint="eastAsia" w:asciiTheme="minorHAnsi" w:hAnsiTheme="minorHAnsi" w:eastAsiaTheme="minorEastAsia"/>
          <w:sz w:val="24"/>
        </w:rPr>
        <w:t>getBundlePath</w:t>
      </w:r>
      <w:r>
        <w:rPr>
          <w:rFonts w:hint="eastAsia" w:asciiTheme="minorHAnsi" w:hAnsiTheme="minorHAnsi" w:eastAsiaTheme="minorEastAsia"/>
          <w:sz w:val="24"/>
          <w:lang w:eastAsia="zh-CN"/>
        </w:rPr>
        <w:t>，标明默认的路径；重写</w:t>
      </w:r>
      <w:r>
        <w:rPr>
          <w:rFonts w:hint="eastAsia" w:asciiTheme="minorHAnsi" w:hAnsiTheme="minorHAnsi" w:eastAsiaTheme="minorEastAsia"/>
          <w:sz w:val="24"/>
        </w:rPr>
        <w:t>getModuleCode</w:t>
      </w:r>
      <w:r>
        <w:rPr>
          <w:rFonts w:hint="eastAsia" w:asciiTheme="minorHAnsi" w:hAnsiTheme="minorHAnsi" w:eastAsiaTheme="minorEastAsia"/>
          <w:sz w:val="24"/>
          <w:lang w:eastAsia="zh-CN"/>
        </w:rPr>
        <w:t>，标明</w:t>
      </w:r>
      <w:r>
        <w:rPr>
          <w:rFonts w:hint="eastAsia" w:asciiTheme="minorHAnsi" w:hAnsiTheme="minorHAnsi" w:eastAsiaTheme="minorEastAsia"/>
          <w:sz w:val="24"/>
          <w:lang w:val="en-US" w:eastAsia="zh-CN"/>
        </w:rPr>
        <w:t>servlet的opreate=list对应的html页面所在路径；重写</w:t>
      </w:r>
      <w:r>
        <w:rPr>
          <w:rFonts w:hint="eastAsia" w:asciiTheme="minorHAnsi" w:hAnsiTheme="minorHAnsi" w:eastAsiaTheme="minorEastAsia"/>
          <w:sz w:val="24"/>
        </w:rPr>
        <w:t>getFuncCode</w:t>
      </w:r>
      <w:r>
        <w:rPr>
          <w:rFonts w:hint="eastAsia" w:asciiTheme="minorHAnsi" w:hAnsiTheme="minorHAnsi" w:eastAsiaTheme="minorEastAsia"/>
          <w:sz w:val="24"/>
          <w:lang w:eastAsia="zh-CN"/>
        </w:rPr>
        <w:t>，标明对应功能代码。</w:t>
      </w:r>
    </w:p>
    <w:p>
      <w:r>
        <w:rPr>
          <w:rFonts w:hint="eastAsia"/>
          <w:sz w:val="24"/>
          <w:lang w:eastAsia="zh-CN"/>
        </w:rPr>
        <w:t>关于</w:t>
      </w:r>
      <w:r>
        <w:rPr>
          <w:rFonts w:hint="eastAsia"/>
          <w:sz w:val="24"/>
          <w:lang w:val="en-US" w:eastAsia="zh-CN"/>
        </w:rPr>
        <w:t>url规范化，我们建议一套系统采用自己统一的url开头，并配置到sso组件的过滤器中以达到过滤的效果。</w:t>
      </w:r>
      <w:r>
        <w:rPr>
          <w:rFonts w:ascii="宋体" w:hAnsi="宋体" w:eastAsia="宋体" w:cs="宋体"/>
          <w:sz w:val="24"/>
          <w:szCs w:val="24"/>
        </w:rPr>
        <w:t>目前过滤只过滤"/fast-plm","/fast-plus","/webplus"这三种开头的url，请根据具体情况修改</w:t>
      </w:r>
      <w:bookmarkEnd w:id="27"/>
    </w:p>
    <w:p>
      <w:pPr>
        <w:pStyle w:val="3"/>
      </w:pPr>
      <w:r>
        <w:rPr>
          <w:rFonts w:hint="eastAsia"/>
          <w:lang w:eastAsia="zh-CN"/>
        </w:rPr>
        <w:t>服务层开发</w:t>
      </w:r>
    </w:p>
    <w:p>
      <w:r>
        <w:rPr>
          <w:rFonts w:hint="eastAsia"/>
          <w:lang w:eastAsia="zh-CN"/>
        </w:rPr>
        <w:t>我们开发的</w:t>
      </w:r>
      <w:r>
        <w:rPr>
          <w:rFonts w:hint="eastAsia"/>
          <w:lang w:val="en-US" w:eastAsia="zh-CN"/>
        </w:rPr>
        <w:t>service需要继承BaseService，根据需要重写父类的方法。其他的后台开发请参考《赢时胜V4.5开发手册》</w:t>
      </w:r>
    </w:p>
    <w:p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集成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SSO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目前SSO组件支持别的系统接入，实现权限控制。具体配置如下：</w:t>
      </w:r>
    </w:p>
    <w:p>
      <w:pPr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首先你的组件的Activator需要继承WebPlusActivator。</w:t>
      </w:r>
    </w:p>
    <w:p>
      <w:pPr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</w:t>
      </w:r>
      <w:r>
        <w:rPr>
          <w:rFonts w:hint="eastAsia" w:eastAsia="宋体"/>
        </w:rPr>
        <w:t>YSS_APP\global</w:t>
      </w:r>
      <w:r>
        <w:rPr>
          <w:rFonts w:hint="eastAsia" w:eastAsia="宋体"/>
          <w:lang w:val="en-US" w:eastAsia="zh-CN"/>
        </w:rPr>
        <w:t>下的</w:t>
      </w:r>
      <w:r>
        <w:rPr>
          <w:rFonts w:hint="eastAsia" w:eastAsia="宋体"/>
        </w:rPr>
        <w:t>runtime.properties</w:t>
      </w:r>
      <w:r>
        <w:rPr>
          <w:rFonts w:hint="eastAsia" w:eastAsia="宋体"/>
          <w:lang w:eastAsia="zh-CN"/>
        </w:rPr>
        <w:t>配置你的应用代码，如果是直接继承到</w:t>
      </w:r>
      <w:r>
        <w:rPr>
          <w:rFonts w:hint="eastAsia" w:eastAsia="宋体"/>
          <w:lang w:val="en-US" w:eastAsia="zh-CN"/>
        </w:rPr>
        <w:t>webplus则跳过这步，如果不是，在</w:t>
      </w:r>
      <w:r>
        <w:rPr>
          <w:rFonts w:hint="eastAsia" w:eastAsia="宋体"/>
        </w:rPr>
        <w:t>webplus.system.codes</w:t>
      </w:r>
      <w:r>
        <w:rPr>
          <w:rFonts w:hint="eastAsia" w:eastAsia="宋体"/>
          <w:lang w:eastAsia="zh-CN"/>
        </w:rPr>
        <w:t>追加你的</w:t>
      </w:r>
      <w:r>
        <w:rPr>
          <w:rFonts w:hint="eastAsia" w:eastAsia="宋体"/>
          <w:lang w:val="en-US" w:eastAsia="zh-CN"/>
        </w:rPr>
        <w:t>APP标识。</w:t>
      </w:r>
    </w:p>
    <w:p>
      <w:pPr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在组件的</w:t>
      </w:r>
      <w:r>
        <w:rPr>
          <w:rFonts w:hint="eastAsia" w:eastAsia="宋体"/>
        </w:rPr>
        <w:t>META-INF\config</w:t>
      </w:r>
      <w:r>
        <w:rPr>
          <w:rFonts w:hint="eastAsia" w:eastAsia="宋体"/>
          <w:lang w:eastAsia="zh-CN"/>
        </w:rPr>
        <w:t>下新增</w:t>
      </w:r>
      <w:r>
        <w:rPr>
          <w:rFonts w:hint="eastAsia" w:eastAsia="宋体"/>
          <w:lang w:val="en-US" w:eastAsia="zh-CN"/>
        </w:rPr>
        <w:t>functions.xml文件用于配置你的菜单信息。其中system节点的属性code的值是你在</w:t>
      </w:r>
      <w:r>
        <w:rPr>
          <w:rFonts w:hint="eastAsia" w:eastAsia="宋体"/>
        </w:rPr>
        <w:t>runtime.properties</w:t>
      </w:r>
      <w:r>
        <w:rPr>
          <w:rFonts w:hint="eastAsia" w:eastAsia="宋体"/>
          <w:lang w:eastAsia="zh-CN"/>
        </w:rPr>
        <w:t>配置的</w:t>
      </w:r>
      <w:r>
        <w:rPr>
          <w:rFonts w:hint="eastAsia" w:eastAsia="宋体"/>
          <w:lang w:val="en-US" w:eastAsia="zh-CN"/>
        </w:rPr>
        <w:t>APP标识，model通过配置属性parentCode的值支持3级菜单。Model、function和operation 节点通过配置oper控制插入删除修改。oper属性默认是insert ，有insert，update，delete 3种值可填。基本格式如下：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008080"/>
          <w:sz w:val="32"/>
        </w:rPr>
        <w:t>&lt;?</w:t>
      </w:r>
      <w:r>
        <w:rPr>
          <w:rFonts w:hint="eastAsia" w:ascii="Consolas" w:hAnsi="Consolas" w:eastAsia="Consolas"/>
          <w:color w:val="3F7F7F"/>
          <w:sz w:val="32"/>
        </w:rPr>
        <w:t>xml</w:t>
      </w:r>
      <w:r>
        <w:rPr>
          <w:rFonts w:hint="eastAsia" w:ascii="Consolas" w:hAnsi="Consolas" w:eastAsia="Consolas"/>
          <w:sz w:val="32"/>
        </w:rPr>
        <w:t xml:space="preserve"> </w:t>
      </w:r>
      <w:r>
        <w:rPr>
          <w:rFonts w:hint="eastAsia" w:ascii="Consolas" w:hAnsi="Consolas" w:eastAsia="Consolas"/>
          <w:color w:val="7F007F"/>
          <w:sz w:val="32"/>
        </w:rPr>
        <w:t>version</w:t>
      </w:r>
      <w:r>
        <w:rPr>
          <w:rFonts w:hint="eastAsia" w:ascii="Consolas" w:hAnsi="Consolas" w:eastAsia="Consolas"/>
          <w:color w:val="000000"/>
          <w:sz w:val="32"/>
        </w:rPr>
        <w:t>=</w:t>
      </w:r>
      <w:r>
        <w:rPr>
          <w:rFonts w:hint="eastAsia" w:ascii="Consolas" w:hAnsi="Consolas" w:eastAsia="Consolas"/>
          <w:i/>
          <w:color w:val="2A00FF"/>
          <w:sz w:val="32"/>
        </w:rPr>
        <w:t>"1.0"</w:t>
      </w:r>
      <w:r>
        <w:rPr>
          <w:rFonts w:hint="eastAsia" w:ascii="Consolas" w:hAnsi="Consolas" w:eastAsia="Consolas"/>
          <w:sz w:val="32"/>
        </w:rPr>
        <w:t xml:space="preserve"> </w:t>
      </w:r>
      <w:r>
        <w:rPr>
          <w:rFonts w:hint="eastAsia" w:ascii="Consolas" w:hAnsi="Consolas" w:eastAsia="Consolas"/>
          <w:color w:val="7F007F"/>
          <w:sz w:val="32"/>
        </w:rPr>
        <w:t>encoding</w:t>
      </w:r>
      <w:r>
        <w:rPr>
          <w:rFonts w:hint="eastAsia" w:ascii="Consolas" w:hAnsi="Consolas" w:eastAsia="Consolas"/>
          <w:color w:val="000000"/>
          <w:sz w:val="32"/>
        </w:rPr>
        <w:t>=</w:t>
      </w:r>
      <w:r>
        <w:rPr>
          <w:rFonts w:hint="eastAsia" w:ascii="Consolas" w:hAnsi="Consolas" w:eastAsia="Consolas"/>
          <w:i/>
          <w:color w:val="2A00FF"/>
          <w:sz w:val="32"/>
        </w:rPr>
        <w:t>"UTF-8"</w:t>
      </w:r>
      <w:r>
        <w:rPr>
          <w:rFonts w:hint="eastAsia" w:ascii="Consolas" w:hAnsi="Consolas" w:eastAsia="Consolas"/>
          <w:color w:val="008080"/>
          <w:sz w:val="32"/>
        </w:rPr>
        <w:t>?&gt;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008080"/>
          <w:sz w:val="32"/>
        </w:rPr>
        <w:t>&lt;</w:t>
      </w:r>
      <w:r>
        <w:rPr>
          <w:rFonts w:hint="eastAsia" w:ascii="Consolas" w:hAnsi="Consolas" w:eastAsia="Consolas"/>
          <w:color w:val="3F7F7F"/>
          <w:sz w:val="32"/>
        </w:rPr>
        <w:t>system</w:t>
      </w:r>
      <w:r>
        <w:rPr>
          <w:rFonts w:hint="eastAsia" w:ascii="Consolas" w:hAnsi="Consolas" w:eastAsia="Consolas"/>
          <w:sz w:val="32"/>
        </w:rPr>
        <w:t xml:space="preserve"> </w:t>
      </w:r>
      <w:r>
        <w:rPr>
          <w:rFonts w:hint="eastAsia" w:ascii="Consolas" w:hAnsi="Consolas" w:eastAsia="Consolas"/>
          <w:color w:val="7F007F"/>
          <w:sz w:val="32"/>
        </w:rPr>
        <w:t>code</w:t>
      </w:r>
      <w:r>
        <w:rPr>
          <w:rFonts w:hint="eastAsia" w:ascii="Consolas" w:hAnsi="Consolas" w:eastAsia="Consolas"/>
          <w:color w:val="000000"/>
          <w:sz w:val="32"/>
        </w:rPr>
        <w:t>=</w:t>
      </w:r>
      <w:r>
        <w:rPr>
          <w:rFonts w:hint="eastAsia" w:ascii="Consolas" w:hAnsi="Consolas" w:eastAsia="Consolas"/>
          <w:i/>
          <w:color w:val="2A00FF"/>
          <w:sz w:val="32"/>
        </w:rPr>
        <w:t>"PLM"</w:t>
      </w:r>
      <w:r>
        <w:rPr>
          <w:rFonts w:hint="eastAsia" w:ascii="Consolas" w:hAnsi="Consolas" w:eastAsia="Consolas"/>
          <w:sz w:val="32"/>
        </w:rPr>
        <w:t xml:space="preserve"> </w:t>
      </w:r>
      <w:r>
        <w:rPr>
          <w:rFonts w:hint="eastAsia" w:ascii="Consolas" w:hAnsi="Consolas" w:eastAsia="Consolas"/>
          <w:color w:val="7F007F"/>
          <w:sz w:val="32"/>
        </w:rPr>
        <w:t>name</w:t>
      </w:r>
      <w:r>
        <w:rPr>
          <w:rFonts w:hint="eastAsia" w:ascii="Consolas" w:hAnsi="Consolas" w:eastAsia="Consolas"/>
          <w:color w:val="000000"/>
          <w:sz w:val="32"/>
        </w:rPr>
        <w:t>=</w:t>
      </w:r>
      <w:r>
        <w:rPr>
          <w:rFonts w:hint="eastAsia" w:ascii="Consolas" w:hAnsi="Consolas" w:eastAsia="Consolas"/>
          <w:i/>
          <w:color w:val="2A00FF"/>
          <w:sz w:val="32"/>
        </w:rPr>
        <w:t>"产品生命周期管理系统"</w:t>
      </w:r>
      <w:r>
        <w:rPr>
          <w:rFonts w:hint="eastAsia" w:ascii="Consolas" w:hAnsi="Consolas" w:eastAsia="Consolas"/>
          <w:color w:val="008080"/>
          <w:sz w:val="32"/>
        </w:rPr>
        <w:t>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000000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&lt;model code="</w:t>
      </w:r>
      <w:r>
        <w:rPr>
          <w:rFonts w:hint="eastAsia" w:ascii="Consolas" w:hAnsi="Consolas" w:eastAsia="Consolas"/>
          <w:color w:val="3F5FBF"/>
          <w:sz w:val="32"/>
          <w:u w:val="single"/>
        </w:rPr>
        <w:t>webplus</w:t>
      </w:r>
      <w:r>
        <w:rPr>
          <w:rFonts w:hint="eastAsia" w:ascii="Consolas" w:hAnsi="Consolas" w:eastAsia="Consolas"/>
          <w:color w:val="3F5FBF"/>
          <w:sz w:val="32"/>
        </w:rPr>
        <w:t>" name="模板实例"&gt;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&lt;function code="user" name="用户管理"&gt;</w:t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宋体"/>
          <w:color w:val="3F5FBF"/>
          <w:sz w:val="32"/>
          <w:lang w:val="en-US" w:eastAsia="zh-CN"/>
        </w:rPr>
        <w:tab/>
      </w:r>
      <w:r>
        <w:rPr>
          <w:rFonts w:hint="eastAsia" w:ascii="Consolas" w:hAnsi="Consolas" w:eastAsia="宋体"/>
          <w:color w:val="3F5FBF"/>
          <w:sz w:val="32"/>
          <w:lang w:val="en-US" w:eastAsia="zh-CN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code="query" name="查询"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code="insert" name="新增"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code="update" name="编辑"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code="copy" name="复制"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code="delete" name="删除"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code="check" name="审核"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</w:t>
      </w:r>
      <w:r>
        <w:rPr>
          <w:rFonts w:hint="eastAsia" w:ascii="Consolas" w:hAnsi="Consolas" w:eastAsia="Consolas"/>
          <w:color w:val="3F5FBF"/>
          <w:sz w:val="32"/>
          <w:u w:val="single"/>
        </w:rPr>
        <w:t>uncheck</w:t>
      </w:r>
      <w:r>
        <w:rPr>
          <w:rFonts w:hint="eastAsia" w:ascii="Consolas" w:hAnsi="Consolas" w:eastAsia="Consolas"/>
          <w:color w:val="3F5FBF"/>
          <w:sz w:val="32"/>
        </w:rPr>
        <w:t>" name="反审核"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code="export" name="导出"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code="print" name="打印"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code="import" name="导入"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code="recover" name="恢复"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code="unlock" name="解锁"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code="create" name="生成"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code="save" name="保存"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</w:t>
      </w:r>
      <w:r>
        <w:rPr>
          <w:rFonts w:hint="eastAsia" w:ascii="Consolas" w:hAnsi="Consolas" w:eastAsia="Consolas"/>
          <w:color w:val="3F5FBF"/>
          <w:sz w:val="32"/>
          <w:u w:val="single"/>
        </w:rPr>
        <w:t>logoff</w:t>
      </w:r>
      <w:r>
        <w:rPr>
          <w:rFonts w:hint="eastAsia" w:ascii="Consolas" w:hAnsi="Consolas" w:eastAsia="Consolas"/>
          <w:color w:val="3F5FBF"/>
          <w:sz w:val="32"/>
        </w:rPr>
        <w:t>" name="注销"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</w:t>
      </w:r>
      <w:r>
        <w:rPr>
          <w:rFonts w:hint="eastAsia" w:ascii="Consolas" w:hAnsi="Consolas" w:eastAsia="Consolas"/>
          <w:color w:val="3F5FBF"/>
          <w:sz w:val="32"/>
          <w:u w:val="single"/>
        </w:rPr>
        <w:t>logon</w:t>
      </w:r>
      <w:r>
        <w:rPr>
          <w:rFonts w:hint="eastAsia" w:ascii="Consolas" w:hAnsi="Consolas" w:eastAsia="Consolas"/>
          <w:color w:val="3F5FBF"/>
          <w:sz w:val="32"/>
        </w:rPr>
        <w:t>" name="登录"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code="refresh" name="刷新"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code="cancel" name="取消"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code="clear" name="清除"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</w:t>
      </w:r>
      <w:r>
        <w:rPr>
          <w:rFonts w:hint="eastAsia" w:ascii="Consolas" w:hAnsi="Consolas" w:eastAsia="Consolas"/>
          <w:color w:val="3F5FBF"/>
          <w:sz w:val="32"/>
          <w:u w:val="single"/>
        </w:rPr>
        <w:t>ok</w:t>
      </w:r>
      <w:r>
        <w:rPr>
          <w:rFonts w:hint="eastAsia" w:ascii="Consolas" w:hAnsi="Consolas" w:eastAsia="Consolas"/>
          <w:color w:val="3F5FBF"/>
          <w:sz w:val="32"/>
        </w:rPr>
        <w:t>" name="确认" 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nsolas" w:hAnsi="Consolas" w:eastAsia="Consolas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&lt;operation code="execute" name="执行" /&gt;</w:t>
      </w:r>
    </w:p>
    <w:p>
      <w:pPr>
        <w:numPr>
          <w:ilvl w:val="-1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Consolas" w:hAnsi="Consolas" w:eastAsia="Consolas"/>
          <w:color w:val="3F5FBF"/>
          <w:sz w:val="32"/>
        </w:rPr>
      </w:pP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ab/>
      </w:r>
      <w:r>
        <w:rPr>
          <w:rFonts w:hint="eastAsia" w:ascii="Consolas" w:hAnsi="Consolas" w:eastAsia="Consolas"/>
          <w:color w:val="3F5FBF"/>
          <w:sz w:val="32"/>
        </w:rPr>
        <w:t>&lt;/function&gt;</w:t>
      </w:r>
    </w:p>
    <w:p>
      <w:pPr>
        <w:numPr>
          <w:ilvl w:val="-1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Consolas" w:hAnsi="Consolas" w:eastAsia="宋体"/>
          <w:color w:val="3F5FBF"/>
          <w:sz w:val="32"/>
          <w:lang w:val="en-US" w:eastAsia="zh-CN"/>
        </w:rPr>
      </w:pPr>
      <w:r>
        <w:rPr>
          <w:rFonts w:hint="eastAsia" w:ascii="Consolas" w:hAnsi="Consolas" w:eastAsia="Consolas"/>
          <w:color w:val="3F5FBF"/>
          <w:sz w:val="32"/>
        </w:rPr>
        <w:t>&lt;</w:t>
      </w:r>
      <w:r>
        <w:rPr>
          <w:rFonts w:hint="eastAsia" w:ascii="Consolas" w:hAnsi="Consolas" w:eastAsia="宋体"/>
          <w:color w:val="3F5FBF"/>
          <w:sz w:val="32"/>
          <w:lang w:val="en-US" w:eastAsia="zh-CN"/>
        </w:rPr>
        <w:t>/</w:t>
      </w:r>
      <w:r>
        <w:rPr>
          <w:rFonts w:hint="eastAsia" w:ascii="Consolas" w:hAnsi="Consolas" w:eastAsia="Consolas"/>
          <w:color w:val="3F5FBF"/>
          <w:sz w:val="32"/>
        </w:rPr>
        <w:t>model</w:t>
      </w:r>
      <w:r>
        <w:rPr>
          <w:rFonts w:hint="eastAsia" w:ascii="Consolas" w:hAnsi="Consolas" w:eastAsia="宋体"/>
          <w:color w:val="3F5FBF"/>
          <w:sz w:val="32"/>
          <w:lang w:val="en-US" w:eastAsia="zh-CN"/>
        </w:rPr>
        <w:t>&gt;</w:t>
      </w:r>
    </w:p>
    <w:p>
      <w:pPr>
        <w:numPr>
          <w:ilvl w:val="-1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Consolas" w:hAnsi="Consolas" w:eastAsia="宋体"/>
          <w:color w:val="3F5FBF"/>
          <w:sz w:val="32"/>
          <w:lang w:val="en-US" w:eastAsia="zh-CN"/>
        </w:rPr>
      </w:pPr>
      <w:r>
        <w:rPr>
          <w:rFonts w:hint="eastAsia" w:ascii="Consolas" w:hAnsi="Consolas" w:eastAsia="宋体"/>
          <w:color w:val="3F5FBF"/>
          <w:sz w:val="32"/>
          <w:lang w:val="en-US" w:eastAsia="zh-CN"/>
        </w:rPr>
        <w:t>&lt;/</w:t>
      </w:r>
      <w:r>
        <w:rPr>
          <w:rFonts w:hint="eastAsia" w:ascii="Consolas" w:hAnsi="Consolas" w:eastAsia="Consolas"/>
          <w:color w:val="3F7F7F"/>
          <w:sz w:val="32"/>
          <w:highlight w:val="lightGray"/>
        </w:rPr>
        <w:t>system</w:t>
      </w:r>
      <w:r>
        <w:rPr>
          <w:rFonts w:hint="eastAsia" w:ascii="Consolas" w:hAnsi="Consolas" w:eastAsia="宋体"/>
          <w:color w:val="3F7F7F"/>
          <w:sz w:val="32"/>
          <w:highlight w:val="lightGray"/>
          <w:lang w:val="en-US" w:eastAsia="zh-CN"/>
        </w:rPr>
        <w:t>&gt;</w:t>
      </w:r>
    </w:p>
    <w:p>
      <w:pPr>
        <w:numPr>
          <w:ilvl w:val="-1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启动组件，请注意检查一下库中的t_s_fun表和t_s_fun_rights这两张表中数据是否正确注册进入库中。</w:t>
      </w:r>
    </w:p>
    <w:p>
      <w:pPr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登录4.5系统配置岗位权限，审核再次登陆自己的系统即可。</w:t>
      </w:r>
    </w:p>
    <w:p>
      <w:pPr>
        <w:pStyle w:val="3"/>
        <w:numPr>
          <w:ins w:id="1" w:author="我夫银臭屁杨" w:date="2018-01-15T20:56:53Z"/>
        </w:numPr>
        <w:rPr>
          <w:ins w:id="2" w:author="我夫银臭屁杨" w:date="2018-01-15T20:52:59Z"/>
          <w:rFonts w:hint="eastAsia"/>
          <w:lang w:val="en-US" w:eastAsia="zh-CN"/>
          <w:rPrChange w:id="3" w:author="我夫银臭屁杨" w:date="2018-01-15T20:56:53Z">
            <w:rPr>
              <w:ins w:id="4" w:author="我夫银臭屁杨" w:date="2018-01-15T20:52:59Z"/>
              <w:rFonts w:hint="eastAsia"/>
              <w:lang w:val="en-US" w:eastAsia="zh-CN"/>
            </w:rPr>
          </w:rPrChange>
        </w:rPr>
        <w:pPrChange w:id="0" w:author="我夫银臭屁杨" w:date="2018-01-15T20:56:53Z">
          <w:pPr/>
        </w:pPrChange>
      </w:pPr>
      <w:ins w:id="5" w:author="我夫银臭屁杨" w:date="2018-01-15T20:50:34Z">
        <w:r>
          <w:rPr>
            <w:rFonts w:hint="eastAsia"/>
            <w:lang w:val="en-US" w:eastAsia="zh-CN"/>
            <w:rPrChange w:id="6" w:author="我夫银臭屁杨" w:date="2018-01-15T20:56:53Z">
              <w:rPr>
                <w:rFonts w:hint="eastAsia"/>
                <w:lang w:val="en-US" w:eastAsia="zh-CN"/>
              </w:rPr>
            </w:rPrChange>
          </w:rPr>
          <w:t>缓存</w:t>
        </w:r>
      </w:ins>
      <w:ins w:id="7" w:author="我夫银臭屁杨" w:date="2018-01-15T20:52:59Z">
        <w:r>
          <w:rPr>
            <w:rFonts w:hint="eastAsia"/>
            <w:lang w:val="en-US" w:eastAsia="zh-CN"/>
            <w:rPrChange w:id="8" w:author="我夫银臭屁杨" w:date="2018-01-15T20:56:53Z">
              <w:rPr>
                <w:rFonts w:hint="eastAsia"/>
                <w:lang w:val="en-US" w:eastAsia="zh-CN"/>
              </w:rPr>
            </w:rPrChange>
          </w:rPr>
          <w:t>管理</w:t>
        </w:r>
      </w:ins>
    </w:p>
    <w:p>
      <w:pPr>
        <w:rPr>
          <w:ins w:id="9" w:author="我夫银臭屁杨" w:date="2018-01-15T20:53:29Z"/>
          <w:rFonts w:hint="eastAsia"/>
          <w:lang w:val="en-US" w:eastAsia="zh-CN"/>
        </w:rPr>
      </w:pPr>
      <w:ins w:id="10" w:author="我夫银臭屁杨" w:date="2018-01-15T20:53:00Z">
        <w:r>
          <w:rPr>
            <w:rFonts w:hint="eastAsia"/>
            <w:lang w:val="en-US" w:eastAsia="zh-CN"/>
          </w:rPr>
          <w:t>在</w:t>
        </w:r>
      </w:ins>
      <w:ins w:id="11" w:author="我夫银臭屁杨" w:date="2018-01-15T20:53:01Z">
        <w:r>
          <w:rPr>
            <w:rFonts w:hint="eastAsia"/>
            <w:lang w:val="en-US" w:eastAsia="zh-CN"/>
          </w:rPr>
          <w:t>开发</w:t>
        </w:r>
      </w:ins>
      <w:ins w:id="12" w:author="我夫银臭屁杨" w:date="2018-01-15T20:53:02Z">
        <w:r>
          <w:rPr>
            <w:rFonts w:hint="eastAsia"/>
            <w:lang w:val="en-US" w:eastAsia="zh-CN"/>
          </w:rPr>
          <w:t>的</w:t>
        </w:r>
      </w:ins>
      <w:ins w:id="13" w:author="我夫银臭屁杨" w:date="2018-01-15T20:53:04Z">
        <w:r>
          <w:rPr>
            <w:rFonts w:hint="eastAsia"/>
            <w:lang w:val="en-US" w:eastAsia="zh-CN"/>
          </w:rPr>
          <w:t>过程中</w:t>
        </w:r>
      </w:ins>
      <w:ins w:id="14" w:author="我夫银臭屁杨" w:date="2018-01-15T20:53:06Z">
        <w:r>
          <w:rPr>
            <w:rFonts w:hint="eastAsia"/>
            <w:lang w:val="en-US" w:eastAsia="zh-CN"/>
          </w:rPr>
          <w:t>，</w:t>
        </w:r>
      </w:ins>
      <w:ins w:id="15" w:author="我夫银臭屁杨" w:date="2018-01-15T20:53:07Z">
        <w:r>
          <w:rPr>
            <w:rFonts w:hint="eastAsia"/>
            <w:lang w:val="en-US" w:eastAsia="zh-CN"/>
          </w:rPr>
          <w:t>如果</w:t>
        </w:r>
      </w:ins>
      <w:ins w:id="16" w:author="我夫银臭屁杨" w:date="2018-01-15T20:53:08Z">
        <w:r>
          <w:rPr>
            <w:rFonts w:hint="eastAsia"/>
            <w:lang w:val="en-US" w:eastAsia="zh-CN"/>
          </w:rPr>
          <w:t>你的</w:t>
        </w:r>
      </w:ins>
      <w:ins w:id="17" w:author="我夫银臭屁杨" w:date="2018-01-15T20:53:09Z">
        <w:r>
          <w:rPr>
            <w:rFonts w:hint="eastAsia"/>
            <w:lang w:val="en-US" w:eastAsia="zh-CN"/>
          </w:rPr>
          <w:t>数据</w:t>
        </w:r>
      </w:ins>
      <w:ins w:id="18" w:author="我夫银臭屁杨" w:date="2018-01-15T20:53:11Z">
        <w:r>
          <w:rPr>
            <w:rFonts w:hint="eastAsia"/>
            <w:lang w:val="en-US" w:eastAsia="zh-CN"/>
          </w:rPr>
          <w:t>需要</w:t>
        </w:r>
      </w:ins>
      <w:ins w:id="19" w:author="我夫银臭屁杨" w:date="2018-01-15T20:53:13Z">
        <w:r>
          <w:rPr>
            <w:rFonts w:hint="eastAsia"/>
            <w:lang w:val="en-US" w:eastAsia="zh-CN"/>
          </w:rPr>
          <w:t>纳入</w:t>
        </w:r>
      </w:ins>
      <w:ins w:id="20" w:author="我夫银臭屁杨" w:date="2018-01-15T20:53:15Z">
        <w:r>
          <w:rPr>
            <w:rFonts w:hint="eastAsia"/>
            <w:lang w:val="en-US" w:eastAsia="zh-CN"/>
          </w:rPr>
          <w:t>系统的</w:t>
        </w:r>
      </w:ins>
      <w:ins w:id="21" w:author="我夫银臭屁杨" w:date="2018-01-15T20:53:17Z">
        <w:r>
          <w:rPr>
            <w:rFonts w:hint="eastAsia"/>
            <w:lang w:val="en-US" w:eastAsia="zh-CN"/>
          </w:rPr>
          <w:t>缓存</w:t>
        </w:r>
      </w:ins>
      <w:ins w:id="22" w:author="我夫银臭屁杨" w:date="2018-01-15T20:53:18Z">
        <w:r>
          <w:rPr>
            <w:rFonts w:hint="eastAsia"/>
            <w:lang w:val="en-US" w:eastAsia="zh-CN"/>
          </w:rPr>
          <w:t>管理</w:t>
        </w:r>
      </w:ins>
      <w:ins w:id="23" w:author="我夫银臭屁杨" w:date="2018-01-15T20:53:19Z">
        <w:r>
          <w:rPr>
            <w:rFonts w:hint="eastAsia"/>
            <w:lang w:val="en-US" w:eastAsia="zh-CN"/>
          </w:rPr>
          <w:t>，</w:t>
        </w:r>
      </w:ins>
      <w:ins w:id="24" w:author="我夫银臭屁杨" w:date="2018-01-15T20:53:21Z">
        <w:r>
          <w:rPr>
            <w:rFonts w:hint="eastAsia"/>
            <w:lang w:val="en-US" w:eastAsia="zh-CN"/>
          </w:rPr>
          <w:t>有</w:t>
        </w:r>
      </w:ins>
      <w:ins w:id="25" w:author="我夫银臭屁杨" w:date="2018-01-15T20:53:23Z">
        <w:r>
          <w:rPr>
            <w:rFonts w:hint="eastAsia"/>
            <w:lang w:val="en-US" w:eastAsia="zh-CN"/>
          </w:rPr>
          <w:t>两</w:t>
        </w:r>
      </w:ins>
      <w:ins w:id="26" w:author="我夫银臭屁杨" w:date="2018-01-15T20:53:24Z">
        <w:r>
          <w:rPr>
            <w:rFonts w:hint="eastAsia"/>
            <w:lang w:val="en-US" w:eastAsia="zh-CN"/>
          </w:rPr>
          <w:t>种</w:t>
        </w:r>
      </w:ins>
      <w:ins w:id="27" w:author="我夫银臭屁杨" w:date="2018-01-15T20:53:25Z">
        <w:r>
          <w:rPr>
            <w:rFonts w:hint="eastAsia"/>
            <w:lang w:val="en-US" w:eastAsia="zh-CN"/>
          </w:rPr>
          <w:t>方法</w:t>
        </w:r>
      </w:ins>
      <w:ins w:id="28" w:author="我夫银臭屁杨" w:date="2018-01-15T20:53:26Z">
        <w:r>
          <w:rPr>
            <w:rFonts w:hint="eastAsia"/>
            <w:lang w:val="en-US" w:eastAsia="zh-CN"/>
          </w:rPr>
          <w:t>可以</w:t>
        </w:r>
      </w:ins>
      <w:ins w:id="29" w:author="我夫银臭屁杨" w:date="2018-01-15T20:53:28Z">
        <w:r>
          <w:rPr>
            <w:rFonts w:hint="eastAsia"/>
            <w:lang w:val="en-US" w:eastAsia="zh-CN"/>
          </w:rPr>
          <w:t>支持</w:t>
        </w:r>
      </w:ins>
      <w:ins w:id="30" w:author="我夫银臭屁杨" w:date="2018-01-15T20:53:29Z">
        <w:r>
          <w:rPr>
            <w:rFonts w:hint="eastAsia"/>
            <w:lang w:val="en-US" w:eastAsia="zh-CN"/>
          </w:rPr>
          <w:t>：</w:t>
        </w:r>
      </w:ins>
    </w:p>
    <w:p>
      <w:pPr>
        <w:numPr>
          <w:ilvl w:val="0"/>
          <w:numId w:val="9"/>
          <w:ins w:id="32" w:author="我夫银臭屁杨" w:date="2018-01-15T20:54:14Z"/>
        </w:numPr>
        <w:rPr>
          <w:ins w:id="33" w:author="我夫银臭屁杨" w:date="2018-01-15T20:55:13Z"/>
          <w:rFonts w:hint="eastAsia"/>
          <w:lang w:val="en-US" w:eastAsia="zh-CN"/>
        </w:rPr>
        <w:pPrChange w:id="31" w:author="我夫银臭屁杨" w:date="2018-01-15T20:54:14Z">
          <w:pPr/>
        </w:pPrChange>
      </w:pPr>
      <w:ins w:id="34" w:author="我夫银臭屁杨" w:date="2018-01-15T20:53:34Z">
        <w:r>
          <w:rPr>
            <w:rFonts w:hint="eastAsia"/>
            <w:lang w:val="en-US" w:eastAsia="zh-CN"/>
          </w:rPr>
          <w:t>在</w:t>
        </w:r>
      </w:ins>
      <w:ins w:id="35" w:author="我夫银臭屁杨" w:date="2018-01-15T20:53:35Z">
        <w:r>
          <w:rPr>
            <w:rFonts w:hint="eastAsia"/>
            <w:lang w:val="en-US" w:eastAsia="zh-CN"/>
          </w:rPr>
          <w:t>你</w:t>
        </w:r>
      </w:ins>
      <w:ins w:id="36" w:author="我夫银臭屁杨" w:date="2018-01-15T21:02:09Z">
        <w:r>
          <w:rPr>
            <w:rFonts w:hint="eastAsia"/>
            <w:lang w:val="en-US" w:eastAsia="zh-CN"/>
          </w:rPr>
          <w:t>调用</w:t>
        </w:r>
      </w:ins>
      <w:ins w:id="37" w:author="我夫银臭屁杨" w:date="2018-01-15T20:53:38Z">
        <w:r>
          <w:rPr>
            <w:rFonts w:hint="eastAsia"/>
            <w:lang w:val="en-US" w:eastAsia="zh-CN"/>
          </w:rPr>
          <w:t>方法</w:t>
        </w:r>
      </w:ins>
      <w:ins w:id="38" w:author="我夫银臭屁杨" w:date="2018-01-15T20:53:39Z">
        <w:r>
          <w:rPr>
            <w:rFonts w:hint="eastAsia"/>
            <w:lang w:val="en-US" w:eastAsia="zh-CN"/>
          </w:rPr>
          <w:t>前</w:t>
        </w:r>
      </w:ins>
      <w:ins w:id="39" w:author="我夫银臭屁杨" w:date="2018-01-15T20:53:40Z">
        <w:r>
          <w:rPr>
            <w:rFonts w:hint="eastAsia"/>
            <w:lang w:val="en-US" w:eastAsia="zh-CN"/>
          </w:rPr>
          <w:t>添加</w:t>
        </w:r>
      </w:ins>
      <w:ins w:id="40" w:author="我夫银臭屁杨" w:date="2018-01-15T20:55:13Z">
        <w:r>
          <w:rPr>
            <w:rFonts w:hint="eastAsia"/>
            <w:lang w:val="en-US" w:eastAsia="zh-CN"/>
          </w:rPr>
          <w:t>注解</w:t>
        </w:r>
      </w:ins>
      <w:ins w:id="41" w:author="我夫银臭屁杨" w:date="2018-01-15T20:56:11Z">
        <w:r>
          <w:rPr>
            <w:rFonts w:hint="eastAsia"/>
            <w:lang w:val="en-US" w:eastAsia="zh-CN"/>
          </w:rPr>
          <w:t>CacheRefresh</w:t>
        </w:r>
      </w:ins>
    </w:p>
    <w:p>
      <w:pPr>
        <w:numPr>
          <w:ilvl w:val="-1"/>
          <w:numId w:val="0"/>
        </w:numPr>
        <w:rPr>
          <w:ins w:id="43" w:author="我夫银臭屁杨" w:date="2018-01-15T20:54:14Z"/>
          <w:rFonts w:hint="eastAsia"/>
          <w:lang w:val="en-US" w:eastAsia="zh-CN"/>
        </w:rPr>
        <w:pPrChange w:id="42" w:author="我夫银臭屁杨" w:date="2018-01-15T20:55:14Z">
          <w:pPr/>
        </w:pPrChange>
      </w:pPr>
      <w:ins w:id="44" w:author="我夫银臭屁杨" w:date="2018-01-15T20:56:42Z">
        <w:r>
          <w:rPr/>
          <w:drawing>
            <wp:inline distT="0" distB="0" distL="114300" distR="114300">
              <wp:extent cx="5271135" cy="977265"/>
              <wp:effectExtent l="0" t="0" r="5715" b="13335"/>
              <wp:docPr id="7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图片 5"/>
                      <pic:cNvPicPr>
                        <a:picLocks noChangeAspect="1"/>
                      </pic:cNvPicPr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1135" cy="9772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numPr>
          <w:ilvl w:val="0"/>
          <w:numId w:val="9"/>
          <w:ins w:id="47" w:author="我夫银臭屁杨" w:date="2018-01-15T20:54:14Z"/>
        </w:numPr>
        <w:rPr>
          <w:ins w:id="48" w:author="我夫银臭屁杨" w:date="2018-01-15T20:54:36Z"/>
          <w:rFonts w:hint="eastAsia"/>
          <w:lang w:val="en-US" w:eastAsia="zh-CN"/>
        </w:rPr>
        <w:pPrChange w:id="46" w:author="我夫银臭屁杨" w:date="2018-01-15T20:54:14Z">
          <w:pPr/>
        </w:pPrChange>
      </w:pPr>
      <w:ins w:id="49" w:author="我夫银臭屁杨" w:date="2018-01-15T20:54:18Z">
        <w:r>
          <w:rPr>
            <w:rFonts w:hint="eastAsia"/>
            <w:lang w:val="en-US" w:eastAsia="zh-CN"/>
          </w:rPr>
          <w:t>如果</w:t>
        </w:r>
      </w:ins>
      <w:ins w:id="50" w:author="我夫银臭屁杨" w:date="2018-01-15T20:54:19Z">
        <w:r>
          <w:rPr>
            <w:rFonts w:hint="eastAsia"/>
            <w:lang w:val="en-US" w:eastAsia="zh-CN"/>
          </w:rPr>
          <w:t>要</w:t>
        </w:r>
      </w:ins>
      <w:ins w:id="51" w:author="我夫银臭屁杨" w:date="2018-01-15T20:54:20Z">
        <w:r>
          <w:rPr>
            <w:rFonts w:hint="eastAsia"/>
            <w:lang w:val="en-US" w:eastAsia="zh-CN"/>
          </w:rPr>
          <w:t>使用</w:t>
        </w:r>
      </w:ins>
      <w:ins w:id="52" w:author="我夫银臭屁杨" w:date="2018-01-15T20:54:21Z">
        <w:r>
          <w:rPr>
            <w:rFonts w:hint="eastAsia"/>
            <w:lang w:val="en-US" w:eastAsia="zh-CN"/>
          </w:rPr>
          <w:t>默认的</w:t>
        </w:r>
      </w:ins>
      <w:ins w:id="53" w:author="我夫银臭屁杨" w:date="2018-01-15T20:54:23Z">
        <w:r>
          <w:rPr>
            <w:rFonts w:hint="eastAsia"/>
            <w:lang w:val="en-US" w:eastAsia="zh-CN"/>
          </w:rPr>
          <w:t>缓存</w:t>
        </w:r>
      </w:ins>
      <w:ins w:id="54" w:author="我夫银臭屁杨" w:date="2018-01-15T20:54:24Z">
        <w:r>
          <w:rPr>
            <w:rFonts w:hint="eastAsia"/>
            <w:lang w:val="en-US" w:eastAsia="zh-CN"/>
          </w:rPr>
          <w:t>机制</w:t>
        </w:r>
      </w:ins>
      <w:ins w:id="55" w:author="我夫银臭屁杨" w:date="2018-01-15T20:54:25Z">
        <w:r>
          <w:rPr>
            <w:rFonts w:hint="eastAsia"/>
            <w:lang w:val="en-US" w:eastAsia="zh-CN"/>
          </w:rPr>
          <w:t>，</w:t>
        </w:r>
      </w:ins>
      <w:ins w:id="56" w:author="我夫银臭屁杨" w:date="2018-01-15T20:54:27Z">
        <w:r>
          <w:rPr>
            <w:rFonts w:hint="eastAsia"/>
            <w:lang w:val="en-US" w:eastAsia="zh-CN"/>
          </w:rPr>
          <w:t>在</w:t>
        </w:r>
      </w:ins>
      <w:ins w:id="57" w:author="我夫银臭屁杨" w:date="2018-01-15T20:54:28Z">
        <w:r>
          <w:rPr>
            <w:rFonts w:hint="eastAsia"/>
            <w:lang w:val="en-US" w:eastAsia="zh-CN"/>
          </w:rPr>
          <w:t>你的</w:t>
        </w:r>
      </w:ins>
      <w:ins w:id="58" w:author="我夫银臭屁杨" w:date="2018-01-15T20:54:32Z">
        <w:r>
          <w:rPr>
            <w:rFonts w:hint="eastAsia"/>
            <w:lang w:val="en-US" w:eastAsia="zh-CN"/>
          </w:rPr>
          <w:t>类</w:t>
        </w:r>
      </w:ins>
      <w:ins w:id="59" w:author="我夫银臭屁杨" w:date="2018-01-15T20:54:48Z">
        <w:r>
          <w:rPr>
            <w:rFonts w:hint="eastAsia"/>
            <w:lang w:val="en-US" w:eastAsia="zh-CN"/>
          </w:rPr>
          <w:t>（</w:t>
        </w:r>
      </w:ins>
      <w:ins w:id="60" w:author="我夫银臭屁杨" w:date="2018-01-15T20:54:51Z">
        <w:r>
          <w:rPr>
            <w:rFonts w:hint="eastAsia"/>
            <w:lang w:val="en-US" w:eastAsia="zh-CN"/>
          </w:rPr>
          <w:t>前提</w:t>
        </w:r>
      </w:ins>
      <w:ins w:id="61" w:author="我夫银臭屁杨" w:date="2018-01-15T20:54:52Z">
        <w:r>
          <w:rPr>
            <w:rFonts w:hint="eastAsia"/>
            <w:lang w:val="en-US" w:eastAsia="zh-CN"/>
          </w:rPr>
          <w:t>是</w:t>
        </w:r>
      </w:ins>
      <w:ins w:id="62" w:author="我夫银臭屁杨" w:date="2018-01-15T20:54:53Z">
        <w:r>
          <w:rPr>
            <w:rFonts w:hint="eastAsia"/>
            <w:lang w:val="en-US" w:eastAsia="zh-CN"/>
          </w:rPr>
          <w:t>必须</w:t>
        </w:r>
      </w:ins>
      <w:ins w:id="63" w:author="我夫银臭屁杨" w:date="2018-01-15T20:54:54Z">
        <w:r>
          <w:rPr>
            <w:rFonts w:hint="eastAsia"/>
            <w:lang w:val="en-US" w:eastAsia="zh-CN"/>
          </w:rPr>
          <w:t>继承</w:t>
        </w:r>
      </w:ins>
      <w:ins w:id="64" w:author="我夫银臭屁杨" w:date="2018-01-15T20:54:57Z">
        <w:r>
          <w:rPr>
            <w:rFonts w:hint="eastAsia"/>
            <w:lang w:val="en-US" w:eastAsia="zh-CN"/>
          </w:rPr>
          <w:t>B</w:t>
        </w:r>
      </w:ins>
      <w:ins w:id="65" w:author="我夫银臭屁杨" w:date="2018-01-15T20:54:59Z">
        <w:r>
          <w:rPr>
            <w:rFonts w:hint="eastAsia"/>
            <w:lang w:val="en-US" w:eastAsia="zh-CN"/>
          </w:rPr>
          <w:t>aseS</w:t>
        </w:r>
      </w:ins>
      <w:ins w:id="66" w:author="我夫银臭屁杨" w:date="2018-01-15T20:55:01Z">
        <w:r>
          <w:rPr>
            <w:rFonts w:hint="eastAsia"/>
            <w:lang w:val="en-US" w:eastAsia="zh-CN"/>
          </w:rPr>
          <w:t>ervice</w:t>
        </w:r>
      </w:ins>
      <w:ins w:id="67" w:author="我夫银臭屁杨" w:date="2018-01-15T20:54:48Z">
        <w:r>
          <w:rPr>
            <w:rFonts w:hint="eastAsia"/>
            <w:lang w:val="en-US" w:eastAsia="zh-CN"/>
          </w:rPr>
          <w:t>）</w:t>
        </w:r>
      </w:ins>
      <w:ins w:id="68" w:author="我夫银臭屁杨" w:date="2018-01-15T20:54:33Z">
        <w:r>
          <w:rPr>
            <w:rFonts w:hint="eastAsia"/>
            <w:lang w:val="en-US" w:eastAsia="zh-CN"/>
          </w:rPr>
          <w:t>上</w:t>
        </w:r>
      </w:ins>
      <w:ins w:id="69" w:author="我夫银臭屁杨" w:date="2018-01-15T20:54:35Z">
        <w:r>
          <w:rPr>
            <w:rFonts w:hint="eastAsia"/>
            <w:lang w:val="en-US" w:eastAsia="zh-CN"/>
          </w:rPr>
          <w:t>加上</w:t>
        </w:r>
      </w:ins>
      <w:ins w:id="70" w:author="我夫银臭屁杨" w:date="2018-01-15T20:54:36Z">
        <w:r>
          <w:rPr>
            <w:rFonts w:hint="eastAsia"/>
            <w:lang w:val="en-US" w:eastAsia="zh-CN"/>
          </w:rPr>
          <w:t>注解</w:t>
        </w:r>
      </w:ins>
      <w:ins w:id="71" w:author="我夫银臭屁杨" w:date="2018-01-15T20:55:10Z">
        <w:r>
          <w:rPr>
            <w:rFonts w:hint="eastAsia"/>
            <w:lang w:val="en-US" w:eastAsia="zh-CN"/>
          </w:rPr>
          <w:t>@DefaultCacheRefresh</w:t>
        </w:r>
      </w:ins>
      <w:ins w:id="72" w:author="我夫银臭屁杨" w:date="2018-01-15T21:02:29Z">
        <w:r>
          <w:rPr>
            <w:rFonts w:hint="eastAsia"/>
            <w:lang w:val="en-US" w:eastAsia="zh-CN"/>
          </w:rPr>
          <w:t>，</w:t>
        </w:r>
      </w:ins>
      <w:ins w:id="73" w:author="我夫银臭屁杨" w:date="2018-01-15T21:02:30Z">
        <w:r>
          <w:rPr>
            <w:rFonts w:hint="eastAsia"/>
            <w:lang w:val="en-US" w:eastAsia="zh-CN"/>
          </w:rPr>
          <w:t>这样</w:t>
        </w:r>
      </w:ins>
      <w:ins w:id="74" w:author="我夫银臭屁杨" w:date="2018-01-15T21:02:33Z">
        <w:r>
          <w:rPr>
            <w:rFonts w:hint="eastAsia"/>
            <w:lang w:val="en-US" w:eastAsia="zh-CN"/>
          </w:rPr>
          <w:t>方法</w:t>
        </w:r>
      </w:ins>
      <w:ins w:id="75" w:author="我夫银臭屁杨" w:date="2018-01-15T21:02:34Z">
        <w:r>
          <w:rPr>
            <w:rFonts w:hint="eastAsia"/>
            <w:lang w:val="en-US" w:eastAsia="zh-CN"/>
          </w:rPr>
          <w:t>名</w:t>
        </w:r>
      </w:ins>
      <w:ins w:id="76" w:author="我夫银臭屁杨" w:date="2018-01-15T21:02:36Z">
        <w:r>
          <w:rPr>
            <w:rFonts w:hint="eastAsia"/>
            <w:lang w:val="en-US" w:eastAsia="zh-CN"/>
          </w:rPr>
          <w:t>以</w:t>
        </w:r>
      </w:ins>
      <w:ins w:id="77" w:author="我夫银臭屁杨" w:date="2018-01-15T21:02:38Z">
        <w:r>
          <w:rPr>
            <w:rFonts w:hint="eastAsia"/>
            <w:lang w:val="en-US" w:eastAsia="zh-CN"/>
          </w:rPr>
          <w:t>save，</w:t>
        </w:r>
      </w:ins>
      <w:ins w:id="78" w:author="我夫银臭屁杨" w:date="2018-01-15T21:02:41Z">
        <w:r>
          <w:rPr>
            <w:rFonts w:hint="eastAsia"/>
            <w:lang w:val="en-US" w:eastAsia="zh-CN"/>
          </w:rPr>
          <w:t>update，</w:t>
        </w:r>
      </w:ins>
      <w:ins w:id="79" w:author="我夫银臭屁杨" w:date="2018-01-15T21:02:43Z">
        <w:r>
          <w:rPr>
            <w:rFonts w:hint="eastAsia"/>
            <w:lang w:val="en-US" w:eastAsia="zh-CN"/>
          </w:rPr>
          <w:t>check，</w:t>
        </w:r>
      </w:ins>
      <w:ins w:id="80" w:author="我夫银臭屁杨" w:date="2018-01-15T21:02:46Z">
        <w:r>
          <w:rPr>
            <w:rFonts w:hint="eastAsia"/>
            <w:lang w:val="en-US" w:eastAsia="zh-CN"/>
          </w:rPr>
          <w:t>uncheck</w:t>
        </w:r>
      </w:ins>
      <w:ins w:id="81" w:author="我夫银臭屁杨" w:date="2018-01-15T21:02:47Z">
        <w:r>
          <w:rPr>
            <w:rFonts w:hint="eastAsia"/>
            <w:lang w:val="en-US" w:eastAsia="zh-CN"/>
          </w:rPr>
          <w:t>，</w:t>
        </w:r>
      </w:ins>
      <w:ins w:id="82" w:author="我夫银臭屁杨" w:date="2018-01-15T21:02:48Z">
        <w:r>
          <w:rPr>
            <w:rFonts w:hint="eastAsia"/>
            <w:lang w:val="en-US" w:eastAsia="zh-CN"/>
          </w:rPr>
          <w:t>del</w:t>
        </w:r>
      </w:ins>
      <w:ins w:id="83" w:author="我夫银臭屁杨" w:date="2018-01-15T21:02:50Z">
        <w:r>
          <w:rPr>
            <w:rFonts w:hint="eastAsia"/>
            <w:lang w:val="en-US" w:eastAsia="zh-CN"/>
          </w:rPr>
          <w:t>开头</w:t>
        </w:r>
      </w:ins>
      <w:ins w:id="84" w:author="我夫银臭屁杨" w:date="2018-01-15T21:02:51Z">
        <w:r>
          <w:rPr>
            <w:rFonts w:hint="eastAsia"/>
            <w:lang w:val="en-US" w:eastAsia="zh-CN"/>
          </w:rPr>
          <w:t>的</w:t>
        </w:r>
      </w:ins>
      <w:ins w:id="85" w:author="我夫银臭屁杨" w:date="2018-01-15T21:02:53Z">
        <w:r>
          <w:rPr>
            <w:rFonts w:hint="eastAsia"/>
            <w:lang w:val="en-US" w:eastAsia="zh-CN"/>
          </w:rPr>
          <w:t>方法</w:t>
        </w:r>
      </w:ins>
      <w:ins w:id="86" w:author="我夫银臭屁杨" w:date="2018-01-15T21:02:55Z">
        <w:r>
          <w:rPr>
            <w:rFonts w:hint="eastAsia"/>
            <w:lang w:val="en-US" w:eastAsia="zh-CN"/>
          </w:rPr>
          <w:t>都</w:t>
        </w:r>
      </w:ins>
      <w:ins w:id="87" w:author="我夫银臭屁杨" w:date="2018-01-15T21:02:59Z">
        <w:r>
          <w:rPr>
            <w:rFonts w:hint="eastAsia"/>
            <w:lang w:val="en-US" w:eastAsia="zh-CN"/>
          </w:rPr>
          <w:t>会默认</w:t>
        </w:r>
      </w:ins>
      <w:ins w:id="88" w:author="我夫银臭屁杨" w:date="2018-01-15T21:03:00Z">
        <w:r>
          <w:rPr>
            <w:rFonts w:hint="eastAsia"/>
            <w:lang w:val="en-US" w:eastAsia="zh-CN"/>
          </w:rPr>
          <w:t>使用</w:t>
        </w:r>
      </w:ins>
      <w:ins w:id="89" w:author="我夫银臭屁杨" w:date="2018-01-15T21:03:05Z">
        <w:r>
          <w:rPr>
            <w:rFonts w:hint="eastAsia"/>
            <w:lang w:val="en-US" w:eastAsia="zh-CN"/>
          </w:rPr>
          <w:t>缓存</w:t>
        </w:r>
      </w:ins>
    </w:p>
    <w:p>
      <w:pPr>
        <w:numPr>
          <w:ilvl w:val="-1"/>
          <w:numId w:val="0"/>
        </w:numPr>
        <w:rPr>
          <w:ins w:id="91" w:author="我夫银臭屁杨" w:date="2018-01-17T20:09:14Z"/>
        </w:rPr>
        <w:pPrChange w:id="90" w:author="我夫银臭屁杨" w:date="2018-01-15T20:54:37Z">
          <w:pPr/>
        </w:pPrChange>
      </w:pPr>
      <w:ins w:id="92" w:author="我夫银臭屁杨" w:date="2018-01-15T20:54:38Z">
        <w:r>
          <w:rPr/>
          <w:drawing>
            <wp:inline distT="0" distB="0" distL="114300" distR="114300">
              <wp:extent cx="5267325" cy="362585"/>
              <wp:effectExtent l="0" t="0" r="9525" b="18415"/>
              <wp:docPr id="6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4"/>
                      <pic:cNvPicPr>
                        <a:picLocks noChangeAspect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7325" cy="3625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3"/>
        <w:numPr>
          <w:ins w:id="95" w:author="我夫银臭屁杨" w:date="2018-01-17T20:09:30Z"/>
        </w:numPr>
        <w:rPr>
          <w:ins w:id="96" w:author="我夫银臭屁杨" w:date="2018-01-17T20:09:34Z"/>
          <w:rFonts w:hint="eastAsia" w:eastAsia="黑体"/>
          <w:lang w:val="en-US" w:eastAsia="zh-CN"/>
        </w:rPr>
        <w:pPrChange w:id="94" w:author="我夫银臭屁杨" w:date="2018-01-17T20:09:30Z">
          <w:pPr/>
        </w:pPrChange>
      </w:pPr>
      <w:ins w:id="97" w:author="我夫银臭屁杨" w:date="2018-01-17T20:09:21Z">
        <w:r>
          <w:rPr>
            <w:rFonts w:hint="eastAsia"/>
            <w:lang w:val="en-US" w:eastAsia="zh-CN"/>
          </w:rPr>
          <w:t>国际化</w:t>
        </w:r>
      </w:ins>
    </w:p>
    <w:p>
      <w:pPr>
        <w:ind w:firstLine="420"/>
        <w:rPr>
          <w:rFonts w:hint="default" w:eastAsiaTheme="minorEastAsia"/>
          <w:lang w:val="en-US" w:eastAsia="zh-CN"/>
          <w:rPrChange w:id="99" w:author="我夫银臭屁杨" w:date="2018-01-17T20:09:30Z">
            <w:rPr>
              <w:rFonts w:hint="eastAsia" w:eastAsiaTheme="minorEastAsia"/>
              <w:lang w:val="en-US" w:eastAsia="zh-CN"/>
            </w:rPr>
          </w:rPrChange>
        </w:rPr>
        <w:pPrChange w:id="98" w:author="我夫银臭屁杨" w:date="2018-01-17T20:30:02Z">
          <w:pPr/>
        </w:pPrChange>
      </w:pPr>
      <w:ins w:id="100" w:author="我夫银臭屁杨" w:date="2018-01-17T20:09:50Z">
        <w:r>
          <w:rPr>
            <w:rFonts w:hint="eastAsia"/>
            <w:lang w:val="en-US" w:eastAsia="zh-CN"/>
          </w:rPr>
          <w:t>目前</w:t>
        </w:r>
      </w:ins>
      <w:ins w:id="101" w:author="我夫银臭屁杨" w:date="2018-01-17T20:09:55Z">
        <w:r>
          <w:rPr>
            <w:rFonts w:hint="eastAsia"/>
            <w:lang w:val="en-US" w:eastAsia="zh-CN"/>
          </w:rPr>
          <w:t>所有</w:t>
        </w:r>
      </w:ins>
      <w:ins w:id="102" w:author="我夫银臭屁杨" w:date="2018-01-17T20:10:07Z">
        <w:r>
          <w:rPr>
            <w:rFonts w:hint="eastAsia"/>
            <w:lang w:val="en-US" w:eastAsia="zh-CN"/>
          </w:rPr>
          <w:t>提示</w:t>
        </w:r>
      </w:ins>
      <w:ins w:id="103" w:author="我夫银臭屁杨" w:date="2018-01-17T20:10:00Z">
        <w:r>
          <w:rPr>
            <w:rFonts w:hint="eastAsia"/>
            <w:lang w:val="en-US" w:eastAsia="zh-CN"/>
          </w:rPr>
          <w:t>信息</w:t>
        </w:r>
      </w:ins>
      <w:ins w:id="104" w:author="我夫银臭屁杨" w:date="2018-01-17T20:21:31Z">
        <w:r>
          <w:rPr>
            <w:rFonts w:hint="eastAsia"/>
            <w:lang w:val="en-US" w:eastAsia="zh-CN"/>
          </w:rPr>
          <w:t>国际化</w:t>
        </w:r>
      </w:ins>
      <w:ins w:id="105" w:author="我夫银臭屁杨" w:date="2018-01-17T20:21:34Z">
        <w:r>
          <w:rPr>
            <w:rFonts w:hint="eastAsia"/>
            <w:lang w:val="en-US" w:eastAsia="zh-CN"/>
          </w:rPr>
          <w:t>是</w:t>
        </w:r>
      </w:ins>
      <w:ins w:id="106" w:author="我夫银臭屁杨" w:date="2018-01-17T20:21:08Z">
        <w:r>
          <w:rPr>
            <w:rFonts w:hint="eastAsia"/>
            <w:lang w:val="en-US" w:eastAsia="zh-CN"/>
          </w:rPr>
          <w:t>基于</w:t>
        </w:r>
      </w:ins>
      <w:ins w:id="107" w:author="我夫银臭屁杨" w:date="2018-01-17T20:21:09Z">
        <w:r>
          <w:rPr>
            <w:rFonts w:hint="eastAsia"/>
            <w:lang w:val="en-US" w:eastAsia="zh-CN"/>
          </w:rPr>
          <w:t>4.5</w:t>
        </w:r>
      </w:ins>
      <w:ins w:id="108" w:author="我夫银臭屁杨" w:date="2018-01-17T20:21:11Z">
        <w:r>
          <w:rPr>
            <w:rFonts w:hint="eastAsia"/>
            <w:lang w:val="en-US" w:eastAsia="zh-CN"/>
          </w:rPr>
          <w:t>系统</w:t>
        </w:r>
      </w:ins>
      <w:ins w:id="109" w:author="我夫银臭屁杨" w:date="2018-01-17T20:21:14Z">
        <w:r>
          <w:rPr>
            <w:rFonts w:hint="eastAsia"/>
            <w:lang w:val="en-US" w:eastAsia="zh-CN"/>
          </w:rPr>
          <w:t>原有</w:t>
        </w:r>
      </w:ins>
      <w:ins w:id="110" w:author="我夫银臭屁杨" w:date="2018-01-17T20:21:15Z">
        <w:r>
          <w:rPr>
            <w:rFonts w:hint="eastAsia"/>
            <w:lang w:val="en-US" w:eastAsia="zh-CN"/>
          </w:rPr>
          <w:t>的</w:t>
        </w:r>
      </w:ins>
      <w:ins w:id="111" w:author="我夫银臭屁杨" w:date="2018-01-17T20:21:16Z">
        <w:r>
          <w:rPr>
            <w:rFonts w:hint="eastAsia"/>
            <w:lang w:val="en-US" w:eastAsia="zh-CN"/>
          </w:rPr>
          <w:t>设计</w:t>
        </w:r>
      </w:ins>
      <w:ins w:id="112" w:author="我夫银臭屁杨" w:date="2018-01-17T20:21:17Z">
        <w:r>
          <w:rPr>
            <w:rFonts w:hint="eastAsia"/>
            <w:lang w:val="en-US" w:eastAsia="zh-CN"/>
          </w:rPr>
          <w:t>思想</w:t>
        </w:r>
      </w:ins>
      <w:ins w:id="113" w:author="我夫银臭屁杨" w:date="2018-01-17T20:21:37Z">
        <w:r>
          <w:rPr>
            <w:rFonts w:hint="eastAsia"/>
            <w:lang w:val="en-US" w:eastAsia="zh-CN"/>
          </w:rPr>
          <w:t>进行</w:t>
        </w:r>
      </w:ins>
      <w:ins w:id="114" w:author="我夫银臭屁杨" w:date="2018-01-17T20:21:39Z">
        <w:r>
          <w:rPr>
            <w:rFonts w:hint="eastAsia"/>
            <w:lang w:val="en-US" w:eastAsia="zh-CN"/>
          </w:rPr>
          <w:t>补充开发</w:t>
        </w:r>
      </w:ins>
      <w:ins w:id="115" w:author="我夫银臭屁杨" w:date="2018-01-17T20:21:18Z">
        <w:r>
          <w:rPr>
            <w:rFonts w:hint="eastAsia"/>
            <w:lang w:val="en-US" w:eastAsia="zh-CN"/>
          </w:rPr>
          <w:t>，</w:t>
        </w:r>
      </w:ins>
      <w:ins w:id="116" w:author="我夫银臭屁杨" w:date="2018-01-17T20:21:43Z">
        <w:r>
          <w:rPr>
            <w:rFonts w:hint="eastAsia"/>
            <w:lang w:val="en-US" w:eastAsia="zh-CN"/>
          </w:rPr>
          <w:t>所有</w:t>
        </w:r>
      </w:ins>
      <w:ins w:id="117" w:author="我夫银臭屁杨" w:date="2018-01-17T20:21:45Z">
        <w:r>
          <w:rPr>
            <w:rFonts w:hint="eastAsia"/>
            <w:lang w:val="en-US" w:eastAsia="zh-CN"/>
          </w:rPr>
          <w:t>信息</w:t>
        </w:r>
      </w:ins>
      <w:ins w:id="118" w:author="我夫银臭屁杨" w:date="2018-01-17T20:21:47Z">
        <w:r>
          <w:rPr>
            <w:rFonts w:hint="eastAsia"/>
            <w:lang w:val="en-US" w:eastAsia="zh-CN"/>
          </w:rPr>
          <w:t>均</w:t>
        </w:r>
      </w:ins>
      <w:ins w:id="119" w:author="我夫银臭屁杨" w:date="2018-01-17T20:21:49Z">
        <w:r>
          <w:rPr>
            <w:rFonts w:hint="eastAsia"/>
            <w:lang w:val="en-US" w:eastAsia="zh-CN"/>
          </w:rPr>
          <w:t>由</w:t>
        </w:r>
      </w:ins>
      <w:ins w:id="120" w:author="我夫银臭屁杨" w:date="2018-01-17T20:21:54Z">
        <w:r>
          <w:rPr>
            <w:rFonts w:hint="eastAsia"/>
            <w:lang w:val="en-US" w:eastAsia="zh-CN"/>
          </w:rPr>
          <w:t>自己</w:t>
        </w:r>
      </w:ins>
      <w:ins w:id="121" w:author="我夫银臭屁杨" w:date="2018-01-17T20:22:00Z">
        <w:r>
          <w:rPr>
            <w:rFonts w:hint="eastAsia"/>
            <w:lang w:val="en-US" w:eastAsia="zh-CN"/>
          </w:rPr>
          <w:t>组件</w:t>
        </w:r>
      </w:ins>
      <w:ins w:id="122" w:author="我夫银臭屁杨" w:date="2018-01-17T20:22:01Z">
        <w:r>
          <w:rPr>
            <w:rFonts w:hint="eastAsia"/>
            <w:lang w:val="en-US" w:eastAsia="zh-CN"/>
          </w:rPr>
          <w:t>下</w:t>
        </w:r>
      </w:ins>
      <w:ins w:id="123" w:author="我夫银臭屁杨" w:date="2018-01-17T20:22:02Z">
        <w:r>
          <w:rPr>
            <w:rFonts w:hint="eastAsia"/>
            <w:lang w:val="en-US" w:eastAsia="zh-CN"/>
          </w:rPr>
          <w:t>的</w:t>
        </w:r>
      </w:ins>
      <w:ins w:id="124" w:author="我夫银臭屁杨" w:date="2018-01-17T20:22:19Z">
        <w:r>
          <w:rPr>
            <w:rFonts w:hint="eastAsia"/>
          </w:rPr>
          <w:t>META-INF\config\i18n</w:t>
        </w:r>
      </w:ins>
      <w:ins w:id="125" w:author="我夫银臭屁杨" w:date="2018-01-17T20:22:23Z">
        <w:r>
          <w:rPr>
            <w:rFonts w:hint="eastAsia"/>
            <w:lang w:eastAsia="zh-CN"/>
          </w:rPr>
          <w:t>的</w:t>
        </w:r>
      </w:ins>
      <w:ins w:id="126" w:author="我夫银臭屁杨" w:date="2018-01-17T20:22:33Z">
        <w:r>
          <w:rPr>
            <w:rFonts w:hint="eastAsia"/>
          </w:rPr>
          <w:t>i18n_</w:t>
        </w:r>
      </w:ins>
      <w:ins w:id="127" w:author="我夫银臭屁杨" w:date="2018-01-17T20:22:50Z">
        <w:r>
          <w:rPr>
            <w:rFonts w:hint="eastAsia"/>
            <w:lang w:val="en-US" w:eastAsia="zh-CN"/>
          </w:rPr>
          <w:t>*</w:t>
        </w:r>
      </w:ins>
      <w:ins w:id="128" w:author="我夫银臭屁杨" w:date="2018-01-17T20:22:51Z">
        <w:r>
          <w:rPr>
            <w:rFonts w:hint="eastAsia"/>
            <w:lang w:val="en-US" w:eastAsia="zh-CN"/>
          </w:rPr>
          <w:t>*</w:t>
        </w:r>
      </w:ins>
      <w:ins w:id="129" w:author="我夫银臭屁杨" w:date="2018-01-17T20:22:33Z">
        <w:r>
          <w:rPr>
            <w:rFonts w:hint="eastAsia"/>
          </w:rPr>
          <w:t>_</w:t>
        </w:r>
      </w:ins>
      <w:ins w:id="130" w:author="我夫银臭屁杨" w:date="2018-01-17T20:22:53Z">
        <w:r>
          <w:rPr>
            <w:rFonts w:hint="eastAsia"/>
            <w:lang w:val="en-US" w:eastAsia="zh-CN"/>
          </w:rPr>
          <w:t>**</w:t>
        </w:r>
      </w:ins>
      <w:ins w:id="131" w:author="我夫银臭屁杨" w:date="2018-01-17T20:22:33Z">
        <w:r>
          <w:rPr>
            <w:rFonts w:hint="eastAsia"/>
          </w:rPr>
          <w:t>.properties</w:t>
        </w:r>
      </w:ins>
      <w:ins w:id="132" w:author="我夫银臭屁杨" w:date="2018-01-17T20:22:35Z">
        <w:r>
          <w:rPr>
            <w:rFonts w:hint="eastAsia"/>
            <w:lang w:eastAsia="zh-CN"/>
          </w:rPr>
          <w:t>文件</w:t>
        </w:r>
      </w:ins>
      <w:ins w:id="133" w:author="我夫银臭屁杨" w:date="2018-01-17T20:22:37Z">
        <w:r>
          <w:rPr>
            <w:rFonts w:hint="eastAsia"/>
            <w:lang w:eastAsia="zh-CN"/>
          </w:rPr>
          <w:t>提供</w:t>
        </w:r>
      </w:ins>
      <w:ins w:id="134" w:author="我夫银臭屁杨" w:date="2018-01-17T20:22:38Z">
        <w:r>
          <w:rPr>
            <w:rFonts w:hint="eastAsia"/>
            <w:lang w:eastAsia="zh-CN"/>
          </w:rPr>
          <w:t>（</w:t>
        </w:r>
      </w:ins>
      <w:ins w:id="135" w:author="我夫银臭屁杨" w:date="2018-01-17T20:22:59Z">
        <w:r>
          <w:rPr>
            <w:rFonts w:hint="eastAsia"/>
            <w:lang w:eastAsia="zh-CN"/>
          </w:rPr>
          <w:t>以</w:t>
        </w:r>
      </w:ins>
      <w:ins w:id="136" w:author="我夫银臭屁杨" w:date="2018-01-17T20:22:59Z">
        <w:r>
          <w:rPr>
            <w:rFonts w:hint="eastAsia"/>
          </w:rPr>
          <w:t>i18n_zh_CN.properties</w:t>
        </w:r>
      </w:ins>
      <w:ins w:id="137" w:author="我夫银臭屁杨" w:date="2018-01-17T20:23:01Z">
        <w:r>
          <w:rPr>
            <w:rFonts w:hint="eastAsia"/>
            <w:lang w:eastAsia="zh-CN"/>
          </w:rPr>
          <w:t>为</w:t>
        </w:r>
      </w:ins>
      <w:ins w:id="138" w:author="我夫银臭屁杨" w:date="2018-01-17T20:23:07Z">
        <w:r>
          <w:rPr>
            <w:rFonts w:hint="eastAsia"/>
            <w:lang w:eastAsia="zh-CN"/>
          </w:rPr>
          <w:t>例</w:t>
        </w:r>
      </w:ins>
      <w:ins w:id="139" w:author="我夫银臭屁杨" w:date="2018-01-17T20:30:22Z">
        <w:r>
          <w:rPr>
            <w:rFonts w:hint="eastAsia"/>
            <w:lang w:eastAsia="zh-CN"/>
          </w:rPr>
          <w:t>，</w:t>
        </w:r>
      </w:ins>
      <w:ins w:id="140" w:author="我夫银臭屁杨" w:date="2018-01-17T20:30:24Z">
        <w:r>
          <w:rPr>
            <w:rFonts w:hint="eastAsia"/>
            <w:lang w:eastAsia="zh-CN"/>
          </w:rPr>
          <w:t>具体</w:t>
        </w:r>
      </w:ins>
      <w:ins w:id="141" w:author="我夫银臭屁杨" w:date="2018-01-17T20:30:26Z">
        <w:r>
          <w:rPr>
            <w:rFonts w:hint="eastAsia"/>
            <w:lang w:eastAsia="zh-CN"/>
          </w:rPr>
          <w:t>自定义</w:t>
        </w:r>
      </w:ins>
      <w:ins w:id="142" w:author="我夫银臭屁杨" w:date="2018-01-17T20:30:27Z">
        <w:r>
          <w:rPr>
            <w:rFonts w:hint="eastAsia"/>
            <w:lang w:eastAsia="zh-CN"/>
          </w:rPr>
          <w:t>配置</w:t>
        </w:r>
      </w:ins>
      <w:ins w:id="143" w:author="我夫银臭屁杨" w:date="2018-01-17T20:30:30Z">
        <w:r>
          <w:rPr>
            <w:rFonts w:hint="eastAsia"/>
            <w:lang w:eastAsia="zh-CN"/>
          </w:rPr>
          <w:t>例子</w:t>
        </w:r>
      </w:ins>
      <w:ins w:id="144" w:author="我夫银臭屁杨" w:date="2018-01-17T20:30:37Z">
        <w:r>
          <w:rPr>
            <w:rFonts w:hint="eastAsia"/>
            <w:lang w:eastAsia="zh-CN"/>
          </w:rPr>
          <w:t>见</w:t>
        </w:r>
      </w:ins>
      <w:ins w:id="145" w:author="我夫银臭屁杨" w:date="2018-01-17T20:30:40Z">
        <w:r>
          <w:rPr>
            <w:rFonts w:hint="eastAsia"/>
            <w:lang w:eastAsia="zh-CN"/>
          </w:rPr>
          <w:t>本文</w:t>
        </w:r>
      </w:ins>
      <w:ins w:id="146" w:author="我夫银臭屁杨" w:date="2018-01-17T20:30:41Z">
        <w:r>
          <w:rPr>
            <w:rFonts w:hint="eastAsia"/>
            <w:lang w:val="en-US" w:eastAsia="zh-CN"/>
          </w:rPr>
          <w:t>5</w:t>
        </w:r>
      </w:ins>
      <w:ins w:id="147" w:author="我夫银臭屁杨" w:date="2018-01-17T20:30:32Z">
        <w:r>
          <w:rPr>
            <w:rFonts w:hint="eastAsia"/>
            <w:lang w:val="en-US" w:eastAsia="zh-CN"/>
          </w:rPr>
          <w:t>.7</w:t>
        </w:r>
      </w:ins>
      <w:ins w:id="148" w:author="我夫银臭屁杨" w:date="2018-01-17T20:30:44Z">
        <w:r>
          <w:rPr>
            <w:rFonts w:hint="eastAsia"/>
            <w:lang w:val="en-US" w:eastAsia="zh-CN"/>
          </w:rPr>
          <w:t>章节</w:t>
        </w:r>
      </w:ins>
      <w:ins w:id="149" w:author="我夫银臭屁杨" w:date="2018-01-17T20:22:38Z">
        <w:r>
          <w:rPr>
            <w:rFonts w:hint="eastAsia"/>
            <w:lang w:eastAsia="zh-CN"/>
          </w:rPr>
          <w:t>）</w:t>
        </w:r>
      </w:ins>
      <w:ins w:id="150" w:author="我夫银臭屁杨" w:date="2018-01-17T20:23:16Z">
        <w:r>
          <w:rPr>
            <w:rFonts w:hint="eastAsia"/>
            <w:lang w:eastAsia="zh-CN"/>
          </w:rPr>
          <w:t>，</w:t>
        </w:r>
      </w:ins>
      <w:ins w:id="151" w:author="我夫银臭屁杨" w:date="2018-01-17T20:23:20Z">
        <w:r>
          <w:rPr>
            <w:rFonts w:hint="eastAsia"/>
            <w:lang w:eastAsia="zh-CN"/>
          </w:rPr>
          <w:t>目前</w:t>
        </w:r>
      </w:ins>
      <w:ins w:id="152" w:author="我夫银臭屁杨" w:date="2018-01-17T20:23:21Z">
        <w:r>
          <w:rPr>
            <w:rFonts w:hint="eastAsia"/>
            <w:lang w:eastAsia="zh-CN"/>
          </w:rPr>
          <w:t>在</w:t>
        </w:r>
      </w:ins>
      <w:ins w:id="153" w:author="我夫银臭屁杨" w:date="2018-01-17T20:23:36Z">
        <w:r>
          <w:rPr>
            <w:rFonts w:hint="eastAsia"/>
            <w:lang w:val="en-US" w:eastAsia="zh-CN"/>
          </w:rPr>
          <w:t>B</w:t>
        </w:r>
      </w:ins>
      <w:ins w:id="154" w:author="我夫银臭屁杨" w:date="2018-01-17T20:23:31Z">
        <w:r>
          <w:rPr>
            <w:rFonts w:hint="eastAsia"/>
            <w:lang w:val="en-US" w:eastAsia="zh-CN"/>
          </w:rPr>
          <w:t>ase</w:t>
        </w:r>
      </w:ins>
      <w:ins w:id="155" w:author="我夫银臭屁杨" w:date="2018-01-17T20:23:32Z">
        <w:r>
          <w:rPr>
            <w:rFonts w:hint="eastAsia"/>
            <w:lang w:val="en-US" w:eastAsia="zh-CN"/>
          </w:rPr>
          <w:t>S</w:t>
        </w:r>
      </w:ins>
      <w:ins w:id="156" w:author="我夫银臭屁杨" w:date="2018-01-17T20:23:34Z">
        <w:r>
          <w:rPr>
            <w:rFonts w:hint="eastAsia"/>
            <w:lang w:val="en-US" w:eastAsia="zh-CN"/>
          </w:rPr>
          <w:t>ervice</w:t>
        </w:r>
      </w:ins>
      <w:ins w:id="157" w:author="我夫银臭屁杨" w:date="2018-01-17T20:23:41Z">
        <w:r>
          <w:rPr>
            <w:rFonts w:hint="eastAsia"/>
            <w:lang w:val="en-US" w:eastAsia="zh-CN"/>
          </w:rPr>
          <w:t>类</w:t>
        </w:r>
      </w:ins>
      <w:ins w:id="158" w:author="我夫银臭屁杨" w:date="2018-01-17T20:23:42Z">
        <w:r>
          <w:rPr>
            <w:rFonts w:hint="eastAsia"/>
            <w:lang w:val="en-US" w:eastAsia="zh-CN"/>
          </w:rPr>
          <w:t>的</w:t>
        </w:r>
      </w:ins>
      <w:ins w:id="159" w:author="我夫银臭屁杨" w:date="2018-01-17T20:23:43Z">
        <w:r>
          <w:rPr>
            <w:rFonts w:hint="eastAsia"/>
            <w:lang w:val="en-US" w:eastAsia="zh-CN"/>
          </w:rPr>
          <w:t>list</w:t>
        </w:r>
      </w:ins>
      <w:ins w:id="160" w:author="我夫银臭屁杨" w:date="2018-01-17T20:23:44Z">
        <w:r>
          <w:rPr>
            <w:rFonts w:hint="eastAsia"/>
            <w:lang w:val="en-US" w:eastAsia="zh-CN"/>
          </w:rPr>
          <w:t>方法</w:t>
        </w:r>
      </w:ins>
      <w:ins w:id="161" w:author="我夫银臭屁杨" w:date="2018-01-17T20:23:46Z">
        <w:r>
          <w:rPr>
            <w:rFonts w:hint="eastAsia"/>
            <w:lang w:val="en-US" w:eastAsia="zh-CN"/>
          </w:rPr>
          <w:t>中，</w:t>
        </w:r>
      </w:ins>
      <w:ins w:id="162" w:author="我夫银臭屁杨" w:date="2018-01-17T20:23:48Z">
        <w:r>
          <w:rPr>
            <w:rFonts w:hint="eastAsia"/>
            <w:lang w:val="en-US" w:eastAsia="zh-CN"/>
          </w:rPr>
          <w:t>通过</w:t>
        </w:r>
      </w:ins>
      <w:ins w:id="163" w:author="我夫银臭屁杨" w:date="2018-01-17T20:24:10Z">
        <w:r>
          <w:rPr>
            <w:rFonts w:hint="eastAsia"/>
            <w:lang w:val="en-US" w:eastAsia="zh-CN"/>
          </w:rPr>
          <w:t>getI18nMapByPrefix</w:t>
        </w:r>
      </w:ins>
      <w:ins w:id="164" w:author="我夫银臭屁杨" w:date="2018-01-17T20:24:12Z">
        <w:r>
          <w:rPr>
            <w:rFonts w:hint="eastAsia"/>
            <w:lang w:val="en-US" w:eastAsia="zh-CN"/>
          </w:rPr>
          <w:t>方法，</w:t>
        </w:r>
      </w:ins>
      <w:ins w:id="165" w:author="我夫银臭屁杨" w:date="2018-01-17T20:24:18Z">
        <w:r>
          <w:rPr>
            <w:rFonts w:hint="eastAsia"/>
            <w:lang w:val="en-US" w:eastAsia="zh-CN"/>
          </w:rPr>
          <w:t>取出</w:t>
        </w:r>
      </w:ins>
      <w:ins w:id="166" w:author="我夫银臭屁杨" w:date="2018-01-17T20:24:19Z">
        <w:r>
          <w:rPr>
            <w:rFonts w:hint="eastAsia"/>
            <w:lang w:val="en-US" w:eastAsia="zh-CN"/>
          </w:rPr>
          <w:t>对应</w:t>
        </w:r>
      </w:ins>
      <w:ins w:id="167" w:author="我夫银臭屁杨" w:date="2018-01-17T20:24:20Z">
        <w:r>
          <w:rPr>
            <w:rFonts w:hint="eastAsia"/>
            <w:lang w:val="en-US" w:eastAsia="zh-CN"/>
          </w:rPr>
          <w:t>模块</w:t>
        </w:r>
      </w:ins>
      <w:ins w:id="168" w:author="我夫银臭屁杨" w:date="2018-01-17T20:24:22Z">
        <w:r>
          <w:rPr>
            <w:rFonts w:hint="eastAsia"/>
            <w:lang w:val="en-US" w:eastAsia="zh-CN"/>
          </w:rPr>
          <w:t>的</w:t>
        </w:r>
      </w:ins>
      <w:ins w:id="169" w:author="我夫银臭屁杨" w:date="2018-01-17T20:24:40Z">
        <w:r>
          <w:rPr>
            <w:rFonts w:hint="eastAsia"/>
            <w:lang w:val="en-US" w:eastAsia="zh-CN"/>
          </w:rPr>
          <w:t>自定义</w:t>
        </w:r>
      </w:ins>
      <w:ins w:id="170" w:author="我夫银臭屁杨" w:date="2018-01-17T20:24:28Z">
        <w:r>
          <w:rPr>
            <w:rFonts w:hint="eastAsia"/>
            <w:lang w:val="en-US" w:eastAsia="zh-CN"/>
          </w:rPr>
          <w:t>提示</w:t>
        </w:r>
      </w:ins>
      <w:ins w:id="171" w:author="我夫银臭屁杨" w:date="2018-01-17T20:24:29Z">
        <w:r>
          <w:rPr>
            <w:rFonts w:hint="eastAsia"/>
            <w:lang w:val="en-US" w:eastAsia="zh-CN"/>
          </w:rPr>
          <w:t>信息</w:t>
        </w:r>
      </w:ins>
      <w:ins w:id="172" w:author="我夫银臭屁杨" w:date="2018-01-17T20:24:43Z">
        <w:r>
          <w:rPr>
            <w:rFonts w:hint="eastAsia"/>
            <w:lang w:val="en-US" w:eastAsia="zh-CN"/>
          </w:rPr>
          <w:t>（</w:t>
        </w:r>
      </w:ins>
      <w:ins w:id="173" w:author="我夫银臭屁杨" w:date="2018-01-17T20:24:45Z">
        <w:r>
          <w:rPr>
            <w:rFonts w:hint="eastAsia"/>
            <w:lang w:val="en-US" w:eastAsia="zh-CN"/>
          </w:rPr>
          <w:t>这个</w:t>
        </w:r>
      </w:ins>
      <w:ins w:id="174" w:author="我夫银臭屁杨" w:date="2018-01-17T20:24:57Z">
        <w:r>
          <w:rPr>
            <w:rFonts w:hint="eastAsia"/>
            <w:lang w:val="en-US" w:eastAsia="zh-CN"/>
          </w:rPr>
          <w:t>是</w:t>
        </w:r>
      </w:ins>
      <w:ins w:id="175" w:author="我夫银臭屁杨" w:date="2018-01-17T20:24:59Z">
        <w:r>
          <w:rPr>
            <w:rFonts w:hint="eastAsia"/>
            <w:lang w:val="en-US" w:eastAsia="zh-CN"/>
          </w:rPr>
          <w:t>配置</w:t>
        </w:r>
      </w:ins>
      <w:ins w:id="176" w:author="我夫银臭屁杨" w:date="2018-01-17T20:24:47Z">
        <w:r>
          <w:rPr>
            <w:rFonts w:hint="eastAsia"/>
            <w:lang w:val="en-US" w:eastAsia="zh-CN"/>
          </w:rPr>
          <w:t>在</w:t>
        </w:r>
      </w:ins>
      <w:ins w:id="177" w:author="我夫银臭屁杨" w:date="2018-01-17T20:24:48Z">
        <w:r>
          <w:rPr>
            <w:rFonts w:hint="eastAsia"/>
            <w:lang w:val="en-US" w:eastAsia="zh-CN"/>
          </w:rPr>
          <w:t>自己的</w:t>
        </w:r>
      </w:ins>
      <w:ins w:id="178" w:author="我夫银臭屁杨" w:date="2018-01-17T20:24:49Z">
        <w:r>
          <w:rPr>
            <w:rFonts w:hint="eastAsia"/>
            <w:lang w:val="en-US" w:eastAsia="zh-CN"/>
          </w:rPr>
          <w:t>组件</w:t>
        </w:r>
      </w:ins>
      <w:ins w:id="179" w:author="我夫银臭屁杨" w:date="2018-01-17T20:24:51Z">
        <w:r>
          <w:rPr>
            <w:rFonts w:hint="eastAsia"/>
            <w:lang w:val="en-US" w:eastAsia="zh-CN"/>
          </w:rPr>
          <w:t>下</w:t>
        </w:r>
      </w:ins>
      <w:ins w:id="180" w:author="我夫银臭屁杨" w:date="2018-01-17T20:24:52Z">
        <w:r>
          <w:rPr>
            <w:rFonts w:hint="eastAsia"/>
            <w:lang w:val="en-US" w:eastAsia="zh-CN"/>
          </w:rPr>
          <w:t>的</w:t>
        </w:r>
      </w:ins>
      <w:ins w:id="181" w:author="我夫银臭屁杨" w:date="2018-01-17T20:24:55Z">
        <w:r>
          <w:rPr>
            <w:rFonts w:hint="eastAsia"/>
            <w:lang w:val="en-US" w:eastAsia="zh-CN"/>
          </w:rPr>
          <w:t>属性文件</w:t>
        </w:r>
      </w:ins>
      <w:ins w:id="182" w:author="我夫银臭屁杨" w:date="2018-01-17T20:24:43Z">
        <w:r>
          <w:rPr>
            <w:rFonts w:hint="eastAsia"/>
            <w:lang w:val="en-US" w:eastAsia="zh-CN"/>
          </w:rPr>
          <w:t>）</w:t>
        </w:r>
      </w:ins>
      <w:ins w:id="183" w:author="我夫银臭屁杨" w:date="2018-01-17T20:24:31Z">
        <w:r>
          <w:rPr>
            <w:rFonts w:hint="eastAsia"/>
            <w:lang w:val="en-US" w:eastAsia="zh-CN"/>
          </w:rPr>
          <w:t>及</w:t>
        </w:r>
      </w:ins>
      <w:ins w:id="184" w:author="我夫银臭屁杨" w:date="2018-01-17T20:24:33Z">
        <w:r>
          <w:rPr>
            <w:rFonts w:hint="eastAsia"/>
            <w:lang w:val="en-US" w:eastAsia="zh-CN"/>
          </w:rPr>
          <w:t>公共的</w:t>
        </w:r>
      </w:ins>
      <w:ins w:id="185" w:author="我夫银臭屁杨" w:date="2018-01-17T20:24:35Z">
        <w:r>
          <w:rPr>
            <w:rFonts w:hint="eastAsia"/>
            <w:lang w:val="en-US" w:eastAsia="zh-CN"/>
          </w:rPr>
          <w:t>提示</w:t>
        </w:r>
      </w:ins>
      <w:ins w:id="186" w:author="我夫银臭屁杨" w:date="2018-01-17T20:24:36Z">
        <w:r>
          <w:rPr>
            <w:rFonts w:hint="eastAsia"/>
            <w:lang w:val="en-US" w:eastAsia="zh-CN"/>
          </w:rPr>
          <w:t>信息</w:t>
        </w:r>
      </w:ins>
      <w:ins w:id="187" w:author="我夫银臭屁杨" w:date="2018-01-17T20:25:01Z">
        <w:r>
          <w:rPr>
            <w:rFonts w:hint="eastAsia"/>
            <w:lang w:val="en-US" w:eastAsia="zh-CN"/>
          </w:rPr>
          <w:t>（</w:t>
        </w:r>
      </w:ins>
      <w:ins w:id="188" w:author="我夫银臭屁杨" w:date="2018-01-17T20:25:04Z">
        <w:r>
          <w:rPr>
            <w:rFonts w:hint="eastAsia"/>
            <w:lang w:val="en-US" w:eastAsia="zh-CN"/>
          </w:rPr>
          <w:t>这是</w:t>
        </w:r>
      </w:ins>
      <w:ins w:id="189" w:author="我夫银臭屁杨" w:date="2018-01-17T20:25:05Z">
        <w:r>
          <w:rPr>
            <w:rFonts w:hint="eastAsia"/>
            <w:lang w:val="en-US" w:eastAsia="zh-CN"/>
          </w:rPr>
          <w:t>配置在</w:t>
        </w:r>
      </w:ins>
      <w:ins w:id="190" w:author="我夫银臭屁杨" w:date="2018-01-17T20:25:09Z">
        <w:r>
          <w:rPr>
            <w:rFonts w:hint="eastAsia"/>
            <w:lang w:val="en-US" w:eastAsia="zh-CN"/>
          </w:rPr>
          <w:t>framework</w:t>
        </w:r>
      </w:ins>
      <w:ins w:id="191" w:author="我夫银臭屁杨" w:date="2018-01-17T20:25:10Z">
        <w:r>
          <w:rPr>
            <w:rFonts w:hint="eastAsia"/>
            <w:lang w:val="en-US" w:eastAsia="zh-CN"/>
          </w:rPr>
          <w:t>组件</w:t>
        </w:r>
      </w:ins>
      <w:ins w:id="192" w:author="我夫银臭屁杨" w:date="2018-01-17T20:25:11Z">
        <w:r>
          <w:rPr>
            <w:rFonts w:hint="eastAsia"/>
            <w:lang w:val="en-US" w:eastAsia="zh-CN"/>
          </w:rPr>
          <w:t>下</w:t>
        </w:r>
      </w:ins>
      <w:ins w:id="193" w:author="我夫银臭屁杨" w:date="2018-01-17T20:25:12Z">
        <w:r>
          <w:rPr>
            <w:rFonts w:hint="eastAsia"/>
            <w:lang w:val="en-US" w:eastAsia="zh-CN"/>
          </w:rPr>
          <w:t>的</w:t>
        </w:r>
      </w:ins>
      <w:ins w:id="194" w:author="我夫银臭屁杨" w:date="2018-01-17T20:25:13Z">
        <w:r>
          <w:rPr>
            <w:rFonts w:hint="eastAsia"/>
            <w:lang w:val="en-US" w:eastAsia="zh-CN"/>
          </w:rPr>
          <w:t>属性</w:t>
        </w:r>
      </w:ins>
      <w:ins w:id="195" w:author="我夫银臭屁杨" w:date="2018-01-17T20:25:14Z">
        <w:r>
          <w:rPr>
            <w:rFonts w:hint="eastAsia"/>
            <w:lang w:val="en-US" w:eastAsia="zh-CN"/>
          </w:rPr>
          <w:t>文件</w:t>
        </w:r>
      </w:ins>
      <w:ins w:id="196" w:author="我夫银臭屁杨" w:date="2018-01-17T20:25:01Z">
        <w:r>
          <w:rPr>
            <w:rFonts w:hint="eastAsia"/>
            <w:lang w:val="en-US" w:eastAsia="zh-CN"/>
          </w:rPr>
          <w:t>）</w:t>
        </w:r>
      </w:ins>
      <w:ins w:id="197" w:author="我夫银臭屁杨" w:date="2018-01-17T20:25:18Z">
        <w:r>
          <w:rPr>
            <w:rFonts w:hint="eastAsia"/>
            <w:lang w:val="en-US" w:eastAsia="zh-CN"/>
          </w:rPr>
          <w:t>，</w:t>
        </w:r>
      </w:ins>
      <w:ins w:id="198" w:author="我夫银臭屁杨" w:date="2018-01-17T20:25:20Z">
        <w:r>
          <w:rPr>
            <w:rFonts w:hint="eastAsia"/>
            <w:lang w:val="en-US" w:eastAsia="zh-CN"/>
          </w:rPr>
          <w:t>并</w:t>
        </w:r>
      </w:ins>
      <w:ins w:id="199" w:author="我夫银臭屁杨" w:date="2018-01-17T20:25:23Z">
        <w:r>
          <w:rPr>
            <w:rFonts w:hint="eastAsia"/>
            <w:lang w:val="en-US" w:eastAsia="zh-CN"/>
          </w:rPr>
          <w:t>传到</w:t>
        </w:r>
      </w:ins>
      <w:ins w:id="200" w:author="我夫银臭屁杨" w:date="2018-01-17T20:25:25Z">
        <w:r>
          <w:rPr>
            <w:rFonts w:hint="eastAsia"/>
            <w:lang w:val="en-US" w:eastAsia="zh-CN"/>
          </w:rPr>
          <w:t>前端</w:t>
        </w:r>
      </w:ins>
      <w:ins w:id="201" w:author="我夫银臭屁杨" w:date="2018-01-17T20:25:26Z">
        <w:r>
          <w:rPr>
            <w:rFonts w:hint="eastAsia"/>
            <w:lang w:val="en-US" w:eastAsia="zh-CN"/>
          </w:rPr>
          <w:t>供</w:t>
        </w:r>
      </w:ins>
      <w:ins w:id="202" w:author="我夫银臭屁杨" w:date="2018-01-17T20:25:28Z">
        <w:r>
          <w:rPr>
            <w:rFonts w:hint="eastAsia"/>
            <w:lang w:val="en-US" w:eastAsia="zh-CN"/>
          </w:rPr>
          <w:t>前端</w:t>
        </w:r>
      </w:ins>
      <w:ins w:id="203" w:author="我夫银臭屁杨" w:date="2018-01-17T20:25:29Z">
        <w:r>
          <w:rPr>
            <w:rFonts w:hint="eastAsia"/>
            <w:lang w:val="en-US" w:eastAsia="zh-CN"/>
          </w:rPr>
          <w:t>使用</w:t>
        </w:r>
      </w:ins>
      <w:ins w:id="204" w:author="我夫银臭屁杨" w:date="2018-01-17T20:29:20Z">
        <w:r>
          <w:rPr>
            <w:rFonts w:hint="eastAsia"/>
            <w:lang w:val="en-US" w:eastAsia="zh-CN"/>
          </w:rPr>
          <w:t>（</w:t>
        </w:r>
      </w:ins>
      <w:ins w:id="205" w:author="我夫银臭屁杨" w:date="2018-01-17T20:29:21Z">
        <w:r>
          <w:rPr>
            <w:rFonts w:hint="eastAsia"/>
            <w:lang w:val="en-US" w:eastAsia="zh-CN"/>
          </w:rPr>
          <w:t>如果</w:t>
        </w:r>
      </w:ins>
      <w:ins w:id="206" w:author="我夫银臭屁杨" w:date="2018-01-17T20:29:22Z">
        <w:r>
          <w:rPr>
            <w:rFonts w:hint="eastAsia"/>
            <w:lang w:val="en-US" w:eastAsia="zh-CN"/>
          </w:rPr>
          <w:t>你</w:t>
        </w:r>
      </w:ins>
      <w:ins w:id="207" w:author="我夫银臭屁杨" w:date="2018-01-17T20:29:23Z">
        <w:r>
          <w:rPr>
            <w:rFonts w:hint="eastAsia"/>
            <w:lang w:val="en-US" w:eastAsia="zh-CN"/>
          </w:rPr>
          <w:t>重写了</w:t>
        </w:r>
      </w:ins>
      <w:ins w:id="208" w:author="我夫银臭屁杨" w:date="2018-01-17T20:29:24Z">
        <w:r>
          <w:rPr>
            <w:rFonts w:hint="eastAsia"/>
            <w:lang w:val="en-US" w:eastAsia="zh-CN"/>
          </w:rPr>
          <w:t>，</w:t>
        </w:r>
      </w:ins>
      <w:ins w:id="209" w:author="我夫银臭屁杨" w:date="2018-01-17T20:29:26Z">
        <w:r>
          <w:rPr>
            <w:rFonts w:hint="eastAsia"/>
            <w:lang w:val="en-US" w:eastAsia="zh-CN"/>
          </w:rPr>
          <w:t>需要</w:t>
        </w:r>
      </w:ins>
      <w:ins w:id="210" w:author="我夫银臭屁杨" w:date="2018-01-17T20:29:28Z">
        <w:r>
          <w:rPr>
            <w:rFonts w:hint="eastAsia"/>
            <w:lang w:val="en-US" w:eastAsia="zh-CN"/>
          </w:rPr>
          <w:t>将</w:t>
        </w:r>
      </w:ins>
      <w:ins w:id="211" w:author="我夫银臭屁杨" w:date="2018-01-17T20:29:29Z">
        <w:r>
          <w:rPr>
            <w:rFonts w:hint="eastAsia"/>
            <w:lang w:val="en-US" w:eastAsia="zh-CN"/>
          </w:rPr>
          <w:t>父类</w:t>
        </w:r>
      </w:ins>
      <w:ins w:id="212" w:author="我夫银臭屁杨" w:date="2018-01-17T20:29:30Z">
        <w:r>
          <w:rPr>
            <w:rFonts w:hint="eastAsia"/>
            <w:lang w:val="en-US" w:eastAsia="zh-CN"/>
          </w:rPr>
          <w:t>中</w:t>
        </w:r>
      </w:ins>
      <w:ins w:id="213" w:author="我夫银臭屁杨" w:date="2018-01-17T20:29:31Z">
        <w:r>
          <w:rPr>
            <w:rFonts w:hint="eastAsia"/>
            <w:lang w:val="en-US" w:eastAsia="zh-CN"/>
          </w:rPr>
          <w:t>的</w:t>
        </w:r>
      </w:ins>
      <w:ins w:id="214" w:author="我夫银臭屁杨" w:date="2018-01-17T20:29:32Z">
        <w:r>
          <w:rPr>
            <w:rFonts w:hint="eastAsia"/>
            <w:lang w:val="en-US" w:eastAsia="zh-CN"/>
          </w:rPr>
          <w:t>逻辑</w:t>
        </w:r>
      </w:ins>
      <w:ins w:id="215" w:author="我夫银臭屁杨" w:date="2018-01-17T20:29:39Z">
        <w:r>
          <w:rPr>
            <w:rFonts w:hint="eastAsia"/>
            <w:lang w:val="en-US" w:eastAsia="zh-CN"/>
          </w:rPr>
          <w:t>复制</w:t>
        </w:r>
      </w:ins>
      <w:ins w:id="216" w:author="我夫银臭屁杨" w:date="2018-01-17T20:29:40Z">
        <w:r>
          <w:rPr>
            <w:rFonts w:hint="eastAsia"/>
            <w:lang w:val="en-US" w:eastAsia="zh-CN"/>
          </w:rPr>
          <w:t>一份</w:t>
        </w:r>
      </w:ins>
      <w:ins w:id="217" w:author="我夫银臭屁杨" w:date="2018-01-17T20:29:41Z">
        <w:r>
          <w:rPr>
            <w:rFonts w:hint="eastAsia"/>
            <w:lang w:val="en-US" w:eastAsia="zh-CN"/>
          </w:rPr>
          <w:t>到</w:t>
        </w:r>
      </w:ins>
      <w:ins w:id="218" w:author="我夫银臭屁杨" w:date="2018-01-17T20:29:43Z">
        <w:r>
          <w:rPr>
            <w:rFonts w:hint="eastAsia"/>
            <w:lang w:val="en-US" w:eastAsia="zh-CN"/>
          </w:rPr>
          <w:t>自己</w:t>
        </w:r>
      </w:ins>
      <w:ins w:id="219" w:author="我夫银臭屁杨" w:date="2018-01-17T20:29:44Z">
        <w:r>
          <w:rPr>
            <w:rFonts w:hint="eastAsia"/>
            <w:lang w:val="en-US" w:eastAsia="zh-CN"/>
          </w:rPr>
          <w:t>的</w:t>
        </w:r>
      </w:ins>
      <w:ins w:id="220" w:author="我夫银臭屁杨" w:date="2018-01-17T20:29:45Z">
        <w:r>
          <w:rPr>
            <w:rFonts w:hint="eastAsia"/>
            <w:lang w:val="en-US" w:eastAsia="zh-CN"/>
          </w:rPr>
          <w:t>实现</w:t>
        </w:r>
      </w:ins>
      <w:ins w:id="221" w:author="我夫银臭屁杨" w:date="2018-01-17T20:29:46Z">
        <w:r>
          <w:rPr>
            <w:rFonts w:hint="eastAsia"/>
            <w:lang w:val="en-US" w:eastAsia="zh-CN"/>
          </w:rPr>
          <w:t>中</w:t>
        </w:r>
      </w:ins>
      <w:ins w:id="222" w:author="我夫银臭屁杨" w:date="2018-01-17T20:29:48Z">
        <w:r>
          <w:rPr>
            <w:rFonts w:hint="eastAsia"/>
            <w:lang w:val="en-US" w:eastAsia="zh-CN"/>
          </w:rPr>
          <w:t>，</w:t>
        </w:r>
      </w:ins>
      <w:ins w:id="223" w:author="我夫银臭屁杨" w:date="2018-01-17T20:29:50Z">
        <w:r>
          <w:rPr>
            <w:rFonts w:hint="eastAsia"/>
            <w:lang w:val="en-US" w:eastAsia="zh-CN"/>
          </w:rPr>
          <w:t>以免</w:t>
        </w:r>
      </w:ins>
      <w:ins w:id="224" w:author="我夫银臭屁杨" w:date="2018-01-17T20:29:54Z">
        <w:r>
          <w:rPr>
            <w:rFonts w:hint="eastAsia"/>
            <w:lang w:val="en-US" w:eastAsia="zh-CN"/>
          </w:rPr>
          <w:t>调用</w:t>
        </w:r>
      </w:ins>
      <w:ins w:id="225" w:author="我夫银臭屁杨" w:date="2018-01-17T20:29:56Z">
        <w:r>
          <w:rPr>
            <w:rFonts w:hint="eastAsia"/>
            <w:lang w:val="en-US" w:eastAsia="zh-CN"/>
          </w:rPr>
          <w:t>出错</w:t>
        </w:r>
      </w:ins>
      <w:ins w:id="226" w:author="我夫银臭屁杨" w:date="2018-01-17T20:29:20Z">
        <w:r>
          <w:rPr>
            <w:rFonts w:hint="eastAsia"/>
            <w:lang w:val="en-US" w:eastAsia="zh-CN"/>
          </w:rPr>
          <w:t>）</w:t>
        </w:r>
      </w:ins>
      <w:ins w:id="227" w:author="我夫银臭屁杨" w:date="2018-01-17T20:25:29Z">
        <w:r>
          <w:rPr>
            <w:rFonts w:hint="eastAsia"/>
            <w:lang w:val="en-US" w:eastAsia="zh-CN"/>
          </w:rPr>
          <w:t>。</w:t>
        </w:r>
      </w:ins>
      <w:ins w:id="228" w:author="我夫银臭屁杨" w:date="2018-01-17T20:25:32Z">
        <w:r>
          <w:rPr>
            <w:rFonts w:hint="eastAsia"/>
            <w:lang w:val="en-US" w:eastAsia="zh-CN"/>
          </w:rPr>
          <w:t>前端</w:t>
        </w:r>
      </w:ins>
      <w:ins w:id="229" w:author="我夫银臭屁杨" w:date="2018-01-17T20:25:33Z">
        <w:r>
          <w:rPr>
            <w:rFonts w:hint="eastAsia"/>
            <w:lang w:val="en-US" w:eastAsia="zh-CN"/>
          </w:rPr>
          <w:t>的</w:t>
        </w:r>
      </w:ins>
      <w:ins w:id="230" w:author="我夫银臭屁杨" w:date="2018-01-17T20:25:34Z">
        <w:r>
          <w:rPr>
            <w:rFonts w:hint="eastAsia"/>
            <w:lang w:val="en-US" w:eastAsia="zh-CN"/>
          </w:rPr>
          <w:t>使用</w:t>
        </w:r>
      </w:ins>
      <w:ins w:id="231" w:author="我夫银臭屁杨" w:date="2018-01-17T20:25:35Z">
        <w:r>
          <w:rPr>
            <w:rFonts w:hint="eastAsia"/>
            <w:lang w:val="en-US" w:eastAsia="zh-CN"/>
          </w:rPr>
          <w:t>方法</w:t>
        </w:r>
      </w:ins>
      <w:ins w:id="232" w:author="我夫银臭屁杨" w:date="2018-01-17T20:25:41Z">
        <w:r>
          <w:rPr>
            <w:rFonts w:hint="eastAsia"/>
            <w:lang w:val="en-US" w:eastAsia="zh-CN"/>
          </w:rPr>
          <w:t>，</w:t>
        </w:r>
      </w:ins>
      <w:ins w:id="233" w:author="我夫银臭屁杨" w:date="2018-01-17T20:25:42Z">
        <w:r>
          <w:rPr>
            <w:rFonts w:hint="eastAsia"/>
            <w:lang w:val="en-US" w:eastAsia="zh-CN"/>
          </w:rPr>
          <w:t>在</w:t>
        </w:r>
      </w:ins>
      <w:ins w:id="234" w:author="我夫银臭屁杨" w:date="2018-01-17T20:25:43Z">
        <w:r>
          <w:rPr>
            <w:rFonts w:hint="eastAsia"/>
            <w:lang w:val="en-US" w:eastAsia="zh-CN"/>
          </w:rPr>
          <w:t>你</w:t>
        </w:r>
      </w:ins>
      <w:ins w:id="235" w:author="我夫银臭屁杨" w:date="2018-01-17T20:25:44Z">
        <w:r>
          <w:rPr>
            <w:rFonts w:hint="eastAsia"/>
            <w:lang w:val="en-US" w:eastAsia="zh-CN"/>
          </w:rPr>
          <w:t>需要</w:t>
        </w:r>
      </w:ins>
      <w:ins w:id="236" w:author="我夫银臭屁杨" w:date="2018-01-17T20:25:46Z">
        <w:r>
          <w:rPr>
            <w:rFonts w:hint="eastAsia"/>
            <w:lang w:val="en-US" w:eastAsia="zh-CN"/>
          </w:rPr>
          <w:t>提示</w:t>
        </w:r>
      </w:ins>
      <w:ins w:id="237" w:author="我夫银臭屁杨" w:date="2018-01-17T20:25:48Z">
        <w:r>
          <w:rPr>
            <w:rFonts w:hint="eastAsia"/>
            <w:lang w:val="en-US" w:eastAsia="zh-CN"/>
          </w:rPr>
          <w:t>的</w:t>
        </w:r>
      </w:ins>
      <w:ins w:id="238" w:author="我夫银臭屁杨" w:date="2018-01-17T20:25:49Z">
        <w:r>
          <w:rPr>
            <w:rFonts w:hint="eastAsia"/>
            <w:lang w:val="en-US" w:eastAsia="zh-CN"/>
          </w:rPr>
          <w:t>地方</w:t>
        </w:r>
      </w:ins>
      <w:ins w:id="239" w:author="我夫银臭屁杨" w:date="2018-01-17T20:26:10Z">
        <w:r>
          <w:rPr>
            <w:rFonts w:hint="eastAsia"/>
            <w:lang w:val="en-US" w:eastAsia="zh-CN"/>
          </w:rPr>
          <w:t>，</w:t>
        </w:r>
      </w:ins>
      <w:ins w:id="240" w:author="我夫银臭屁杨" w:date="2018-01-17T20:26:12Z">
        <w:r>
          <w:rPr>
            <w:rFonts w:hint="eastAsia"/>
            <w:lang w:val="en-US" w:eastAsia="zh-CN"/>
          </w:rPr>
          <w:t>如果是</w:t>
        </w:r>
      </w:ins>
      <w:ins w:id="241" w:author="我夫银臭屁杨" w:date="2018-01-17T20:26:14Z">
        <w:r>
          <w:rPr>
            <w:rFonts w:hint="eastAsia"/>
            <w:lang w:val="en-US" w:eastAsia="zh-CN"/>
          </w:rPr>
          <w:t>公有</w:t>
        </w:r>
      </w:ins>
      <w:ins w:id="242" w:author="我夫银臭屁杨" w:date="2018-01-17T20:26:16Z">
        <w:r>
          <w:rPr>
            <w:rFonts w:hint="eastAsia"/>
            <w:lang w:val="en-US" w:eastAsia="zh-CN"/>
          </w:rPr>
          <w:t>信息</w:t>
        </w:r>
      </w:ins>
      <w:ins w:id="243" w:author="我夫银臭屁杨" w:date="2018-01-17T20:26:18Z">
        <w:r>
          <w:rPr>
            <w:rFonts w:hint="eastAsia"/>
            <w:lang w:val="en-US" w:eastAsia="zh-CN"/>
          </w:rPr>
          <w:t>就</w:t>
        </w:r>
      </w:ins>
      <w:ins w:id="244" w:author="我夫银臭屁杨" w:date="2018-01-17T20:26:19Z">
        <w:r>
          <w:rPr>
            <w:rFonts w:hint="eastAsia"/>
            <w:lang w:val="en-US" w:eastAsia="zh-CN"/>
          </w:rPr>
          <w:t>写上</w:t>
        </w:r>
      </w:ins>
      <w:ins w:id="245" w:author="我夫银臭屁杨" w:date="2018-01-17T20:26:25Z">
        <w:r>
          <w:rPr>
            <w:rFonts w:hint="eastAsia"/>
            <w:lang w:val="en-US" w:eastAsia="zh-CN"/>
          </w:rPr>
          <w:t>i18n.COMMON_</w:t>
        </w:r>
      </w:ins>
      <w:ins w:id="246" w:author="我夫银臭屁杨" w:date="2018-01-17T20:26:33Z">
        <w:r>
          <w:rPr>
            <w:rFonts w:hint="eastAsia"/>
            <w:lang w:val="en-US" w:eastAsia="zh-CN"/>
          </w:rPr>
          <w:t>代码</w:t>
        </w:r>
      </w:ins>
      <w:ins w:id="247" w:author="我夫银臭屁杨" w:date="2018-01-17T20:26:36Z">
        <w:r>
          <w:rPr>
            <w:rFonts w:hint="eastAsia"/>
            <w:lang w:val="en-US" w:eastAsia="zh-CN"/>
          </w:rPr>
          <w:t>；</w:t>
        </w:r>
      </w:ins>
      <w:ins w:id="248" w:author="我夫银臭屁杨" w:date="2018-01-17T20:26:37Z">
        <w:r>
          <w:rPr>
            <w:rFonts w:hint="eastAsia"/>
            <w:lang w:val="en-US" w:eastAsia="zh-CN"/>
          </w:rPr>
          <w:t>如果</w:t>
        </w:r>
      </w:ins>
      <w:ins w:id="249" w:author="我夫银臭屁杨" w:date="2018-01-17T20:26:38Z">
        <w:r>
          <w:rPr>
            <w:rFonts w:hint="eastAsia"/>
            <w:lang w:val="en-US" w:eastAsia="zh-CN"/>
          </w:rPr>
          <w:t>是</w:t>
        </w:r>
      </w:ins>
      <w:ins w:id="250" w:author="我夫银臭屁杨" w:date="2018-01-17T20:26:40Z">
        <w:r>
          <w:rPr>
            <w:rFonts w:hint="eastAsia"/>
            <w:lang w:val="en-US" w:eastAsia="zh-CN"/>
          </w:rPr>
          <w:t>自定义</w:t>
        </w:r>
      </w:ins>
      <w:ins w:id="251" w:author="我夫银臭屁杨" w:date="2018-01-17T20:26:41Z">
        <w:r>
          <w:rPr>
            <w:rFonts w:hint="eastAsia"/>
            <w:lang w:val="en-US" w:eastAsia="zh-CN"/>
          </w:rPr>
          <w:t>信息</w:t>
        </w:r>
      </w:ins>
      <w:ins w:id="252" w:author="我夫银臭屁杨" w:date="2018-01-17T20:26:43Z">
        <w:r>
          <w:rPr>
            <w:rFonts w:hint="eastAsia"/>
            <w:lang w:val="en-US" w:eastAsia="zh-CN"/>
          </w:rPr>
          <w:t>就</w:t>
        </w:r>
      </w:ins>
      <w:ins w:id="253" w:author="我夫银臭屁杨" w:date="2018-01-17T20:26:44Z">
        <w:r>
          <w:rPr>
            <w:rFonts w:hint="eastAsia"/>
            <w:lang w:val="en-US" w:eastAsia="zh-CN"/>
          </w:rPr>
          <w:t>写上</w:t>
        </w:r>
      </w:ins>
      <w:ins w:id="254" w:author="我夫银臭屁杨" w:date="2018-01-17T20:26:53Z">
        <w:r>
          <w:rPr>
            <w:rFonts w:hint="eastAsia"/>
            <w:lang w:val="en-US" w:eastAsia="zh-CN"/>
          </w:rPr>
          <w:t>i18n</w:t>
        </w:r>
      </w:ins>
      <w:ins w:id="255" w:author="我夫银臭屁杨" w:date="2018-01-17T20:26:54Z">
        <w:r>
          <w:rPr>
            <w:rFonts w:hint="eastAsia"/>
            <w:lang w:val="en-US" w:eastAsia="zh-CN"/>
          </w:rPr>
          <w:t>.</w:t>
        </w:r>
      </w:ins>
      <w:ins w:id="256" w:author="我夫银臭屁杨" w:date="2018-01-17T20:26:48Z">
        <w:r>
          <w:rPr>
            <w:rFonts w:hint="eastAsia"/>
            <w:lang w:val="en-US" w:eastAsia="zh-CN"/>
          </w:rPr>
          <w:t>funcode</w:t>
        </w:r>
      </w:ins>
      <w:ins w:id="257" w:author="我夫银臭屁杨" w:date="2018-01-17T20:26:58Z">
        <w:r>
          <w:rPr>
            <w:rFonts w:hint="eastAsia"/>
            <w:lang w:val="en-US" w:eastAsia="zh-CN"/>
          </w:rPr>
          <w:t>+</w:t>
        </w:r>
      </w:ins>
      <w:ins w:id="258" w:author="我夫银臭屁杨" w:date="2018-01-17T20:27:03Z">
        <w:r>
          <w:rPr>
            <w:rFonts w:hint="eastAsia"/>
            <w:lang w:val="en-US" w:eastAsia="zh-CN"/>
          </w:rPr>
          <w:t>代码</w:t>
        </w:r>
      </w:ins>
      <w:ins w:id="259" w:author="我夫银臭屁杨" w:date="2018-01-17T20:27:04Z">
        <w:r>
          <w:rPr>
            <w:rFonts w:hint="eastAsia"/>
            <w:lang w:val="en-US" w:eastAsia="zh-CN"/>
          </w:rPr>
          <w:t>。</w:t>
        </w:r>
      </w:ins>
      <w:ins w:id="260" w:author="我夫银臭屁杨" w:date="2018-01-17T20:27:18Z">
        <w:r>
          <w:rPr>
            <w:rFonts w:hint="eastAsia"/>
            <w:lang w:val="en-US" w:eastAsia="zh-CN"/>
          </w:rPr>
          <w:br w:type="textWrapping"/>
        </w:r>
      </w:ins>
      <w:ins w:id="261" w:author="我夫银臭屁杨" w:date="2018-01-17T20:27:45Z">
        <w:r>
          <w:rPr>
            <w:rFonts w:hint="eastAsia"/>
            <w:lang w:val="en-US" w:eastAsia="zh-CN"/>
          </w:rPr>
          <w:tab/>
        </w:r>
      </w:ins>
      <w:ins w:id="262" w:author="我夫银臭屁杨" w:date="2018-01-17T20:27:21Z">
        <w:r>
          <w:rPr>
            <w:rFonts w:hint="eastAsia"/>
            <w:lang w:val="en-US" w:eastAsia="zh-CN"/>
          </w:rPr>
          <w:t>上面</w:t>
        </w:r>
      </w:ins>
      <w:ins w:id="263" w:author="我夫银臭屁杨" w:date="2018-01-17T20:27:23Z">
        <w:r>
          <w:rPr>
            <w:rFonts w:hint="eastAsia"/>
            <w:lang w:val="en-US" w:eastAsia="zh-CN"/>
          </w:rPr>
          <w:t>介绍</w:t>
        </w:r>
      </w:ins>
      <w:ins w:id="264" w:author="我夫银臭屁杨" w:date="2018-01-17T20:27:24Z">
        <w:r>
          <w:rPr>
            <w:rFonts w:hint="eastAsia"/>
            <w:lang w:val="en-US" w:eastAsia="zh-CN"/>
          </w:rPr>
          <w:t>的是</w:t>
        </w:r>
      </w:ins>
      <w:ins w:id="265" w:author="我夫银臭屁杨" w:date="2018-01-17T20:27:27Z">
        <w:r>
          <w:rPr>
            <w:rFonts w:hint="eastAsia"/>
            <w:lang w:val="en-US" w:eastAsia="zh-CN"/>
          </w:rPr>
          <w:t>前端</w:t>
        </w:r>
      </w:ins>
      <w:ins w:id="266" w:author="我夫银臭屁杨" w:date="2018-01-17T20:27:28Z">
        <w:r>
          <w:rPr>
            <w:rFonts w:hint="eastAsia"/>
            <w:lang w:val="en-US" w:eastAsia="zh-CN"/>
          </w:rPr>
          <w:t>使用</w:t>
        </w:r>
      </w:ins>
      <w:ins w:id="267" w:author="我夫银臭屁杨" w:date="2018-01-17T20:27:30Z">
        <w:r>
          <w:rPr>
            <w:rFonts w:hint="eastAsia"/>
            <w:lang w:val="en-US" w:eastAsia="zh-CN"/>
          </w:rPr>
          <w:t>方式，</w:t>
        </w:r>
      </w:ins>
      <w:ins w:id="268" w:author="我夫银臭屁杨" w:date="2018-01-17T20:27:32Z">
        <w:r>
          <w:rPr>
            <w:rFonts w:hint="eastAsia"/>
            <w:lang w:val="en-US" w:eastAsia="zh-CN"/>
          </w:rPr>
          <w:t>接下来</w:t>
        </w:r>
      </w:ins>
      <w:ins w:id="269" w:author="我夫银臭屁杨" w:date="2018-01-17T20:27:34Z">
        <w:r>
          <w:rPr>
            <w:rFonts w:hint="eastAsia"/>
            <w:lang w:val="en-US" w:eastAsia="zh-CN"/>
          </w:rPr>
          <w:t>介绍</w:t>
        </w:r>
      </w:ins>
      <w:ins w:id="270" w:author="我夫银臭屁杨" w:date="2018-01-17T20:27:37Z">
        <w:r>
          <w:rPr>
            <w:rFonts w:hint="eastAsia"/>
            <w:lang w:val="en-US" w:eastAsia="zh-CN"/>
          </w:rPr>
          <w:t>服务器</w:t>
        </w:r>
      </w:ins>
      <w:ins w:id="271" w:author="我夫银臭屁杨" w:date="2018-01-17T20:27:38Z">
        <w:r>
          <w:rPr>
            <w:rFonts w:hint="eastAsia"/>
            <w:lang w:val="en-US" w:eastAsia="zh-CN"/>
          </w:rPr>
          <w:t>端</w:t>
        </w:r>
      </w:ins>
      <w:ins w:id="272" w:author="我夫银臭屁杨" w:date="2018-01-17T20:27:39Z">
        <w:r>
          <w:rPr>
            <w:rFonts w:hint="eastAsia"/>
            <w:lang w:val="en-US" w:eastAsia="zh-CN"/>
          </w:rPr>
          <w:t>使用</w:t>
        </w:r>
      </w:ins>
      <w:ins w:id="273" w:author="我夫银臭屁杨" w:date="2018-01-17T20:27:41Z">
        <w:r>
          <w:rPr>
            <w:rFonts w:hint="eastAsia"/>
            <w:lang w:val="en-US" w:eastAsia="zh-CN"/>
          </w:rPr>
          <w:t>方式</w:t>
        </w:r>
      </w:ins>
      <w:ins w:id="274" w:author="我夫银臭屁杨" w:date="2018-01-17T20:27:42Z">
        <w:r>
          <w:rPr>
            <w:rFonts w:hint="eastAsia"/>
            <w:lang w:val="en-US" w:eastAsia="zh-CN"/>
          </w:rPr>
          <w:t>。</w:t>
        </w:r>
      </w:ins>
      <w:ins w:id="275" w:author="我夫银臭屁杨" w:date="2018-01-17T20:27:57Z">
        <w:r>
          <w:rPr>
            <w:rFonts w:hint="eastAsia"/>
            <w:lang w:val="en-US" w:eastAsia="zh-CN"/>
          </w:rPr>
          <w:t>所有</w:t>
        </w:r>
      </w:ins>
      <w:ins w:id="276" w:author="我夫银臭屁杨" w:date="2018-01-17T20:27:59Z">
        <w:r>
          <w:rPr>
            <w:rFonts w:hint="eastAsia"/>
            <w:lang w:val="en-US" w:eastAsia="zh-CN"/>
          </w:rPr>
          <w:t>继承了</w:t>
        </w:r>
      </w:ins>
      <w:ins w:id="277" w:author="我夫银臭屁杨" w:date="2018-01-17T20:28:03Z">
        <w:r>
          <w:rPr>
            <w:rFonts w:hint="eastAsia"/>
            <w:lang w:val="en-US" w:eastAsia="zh-CN"/>
          </w:rPr>
          <w:t>B</w:t>
        </w:r>
      </w:ins>
      <w:ins w:id="278" w:author="我夫银臭屁杨" w:date="2018-01-17T20:28:04Z">
        <w:r>
          <w:rPr>
            <w:rFonts w:hint="eastAsia"/>
            <w:lang w:val="en-US" w:eastAsia="zh-CN"/>
          </w:rPr>
          <w:t>ase</w:t>
        </w:r>
      </w:ins>
      <w:ins w:id="279" w:author="我夫银臭屁杨" w:date="2018-01-17T20:28:05Z">
        <w:r>
          <w:rPr>
            <w:rFonts w:hint="eastAsia"/>
            <w:lang w:val="en-US" w:eastAsia="zh-CN"/>
          </w:rPr>
          <w:t>S</w:t>
        </w:r>
      </w:ins>
      <w:ins w:id="280" w:author="我夫银臭屁杨" w:date="2018-01-17T20:28:07Z">
        <w:r>
          <w:rPr>
            <w:rFonts w:hint="eastAsia"/>
            <w:lang w:val="en-US" w:eastAsia="zh-CN"/>
          </w:rPr>
          <w:t>ervice</w:t>
        </w:r>
      </w:ins>
      <w:ins w:id="281" w:author="我夫银臭屁杨" w:date="2018-01-17T20:28:08Z">
        <w:r>
          <w:rPr>
            <w:rFonts w:hint="eastAsia"/>
            <w:lang w:val="en-US" w:eastAsia="zh-CN"/>
          </w:rPr>
          <w:t>的</w:t>
        </w:r>
      </w:ins>
      <w:ins w:id="282" w:author="我夫银臭屁杨" w:date="2018-01-17T20:28:10Z">
        <w:r>
          <w:rPr>
            <w:rFonts w:hint="eastAsia"/>
            <w:lang w:val="en-US" w:eastAsia="zh-CN"/>
          </w:rPr>
          <w:t>子类</w:t>
        </w:r>
      </w:ins>
      <w:ins w:id="283" w:author="我夫银臭屁杨" w:date="2018-01-17T20:28:12Z">
        <w:r>
          <w:rPr>
            <w:rFonts w:hint="eastAsia"/>
            <w:lang w:val="en-US" w:eastAsia="zh-CN"/>
          </w:rPr>
          <w:t>在</w:t>
        </w:r>
      </w:ins>
      <w:ins w:id="284" w:author="我夫银臭屁杨" w:date="2018-01-17T20:28:13Z">
        <w:r>
          <w:rPr>
            <w:rFonts w:hint="eastAsia"/>
            <w:lang w:val="en-US" w:eastAsia="zh-CN"/>
          </w:rPr>
          <w:t>需要</w:t>
        </w:r>
      </w:ins>
      <w:ins w:id="285" w:author="我夫银臭屁杨" w:date="2018-01-17T20:28:17Z">
        <w:r>
          <w:rPr>
            <w:rFonts w:hint="eastAsia"/>
            <w:lang w:val="en-US" w:eastAsia="zh-CN"/>
          </w:rPr>
          <w:t>提示</w:t>
        </w:r>
      </w:ins>
      <w:ins w:id="286" w:author="我夫银臭屁杨" w:date="2018-01-17T20:28:18Z">
        <w:r>
          <w:rPr>
            <w:rFonts w:hint="eastAsia"/>
            <w:lang w:val="en-US" w:eastAsia="zh-CN"/>
          </w:rPr>
          <w:t>信息的</w:t>
        </w:r>
      </w:ins>
      <w:ins w:id="287" w:author="我夫银臭屁杨" w:date="2018-01-17T20:28:19Z">
        <w:r>
          <w:rPr>
            <w:rFonts w:hint="eastAsia"/>
            <w:lang w:val="en-US" w:eastAsia="zh-CN"/>
          </w:rPr>
          <w:t>地方</w:t>
        </w:r>
      </w:ins>
      <w:ins w:id="288" w:author="我夫银臭屁杨" w:date="2018-01-17T20:28:21Z">
        <w:r>
          <w:rPr>
            <w:rFonts w:hint="eastAsia"/>
            <w:lang w:val="en-US" w:eastAsia="zh-CN"/>
          </w:rPr>
          <w:t>都可以</w:t>
        </w:r>
      </w:ins>
      <w:ins w:id="289" w:author="我夫银臭屁杨" w:date="2018-01-17T20:28:23Z">
        <w:r>
          <w:rPr>
            <w:rFonts w:hint="eastAsia"/>
            <w:lang w:val="en-US" w:eastAsia="zh-CN"/>
          </w:rPr>
          <w:t>调用</w:t>
        </w:r>
      </w:ins>
      <w:ins w:id="290" w:author="我夫银臭屁杨" w:date="2018-01-17T20:28:41Z">
        <w:r>
          <w:rPr>
            <w:rFonts w:hint="eastAsia"/>
            <w:lang w:val="en-US" w:eastAsia="zh-CN"/>
          </w:rPr>
          <w:t>String msg = getI18nMsg(Message.F_LIST_OPERATION_FAIL, getObjectName());</w:t>
        </w:r>
      </w:ins>
      <w:ins w:id="291" w:author="我夫银臭屁杨" w:date="2018-01-17T20:28:51Z">
        <w:r>
          <w:rPr>
            <w:rFonts w:hint="eastAsia"/>
            <w:lang w:val="en-US" w:eastAsia="zh-CN"/>
          </w:rPr>
          <w:t>生成</w:t>
        </w:r>
      </w:ins>
      <w:ins w:id="292" w:author="我夫银臭屁杨" w:date="2018-01-17T20:28:52Z">
        <w:r>
          <w:rPr>
            <w:rFonts w:hint="eastAsia"/>
            <w:lang w:val="en-US" w:eastAsia="zh-CN"/>
          </w:rPr>
          <w:t>自己</w:t>
        </w:r>
      </w:ins>
      <w:ins w:id="293" w:author="我夫银臭屁杨" w:date="2018-01-17T20:28:54Z">
        <w:r>
          <w:rPr>
            <w:rFonts w:hint="eastAsia"/>
            <w:lang w:val="en-US" w:eastAsia="zh-CN"/>
          </w:rPr>
          <w:t>想要的</w:t>
        </w:r>
      </w:ins>
      <w:ins w:id="294" w:author="我夫银臭屁杨" w:date="2018-01-17T20:28:57Z">
        <w:r>
          <w:rPr>
            <w:rFonts w:hint="eastAsia"/>
            <w:lang w:val="en-US" w:eastAsia="zh-CN"/>
          </w:rPr>
          <w:t>提醒</w:t>
        </w:r>
      </w:ins>
      <w:ins w:id="295" w:author="我夫银臭屁杨" w:date="2018-01-17T20:28:59Z">
        <w:r>
          <w:rPr>
            <w:rFonts w:hint="eastAsia"/>
            <w:lang w:val="en-US" w:eastAsia="zh-CN"/>
          </w:rPr>
          <w:t>信息</w:t>
        </w:r>
      </w:ins>
      <w:ins w:id="296" w:author="我夫银臭屁杨" w:date="2018-01-17T20:29:03Z">
        <w:r>
          <w:rPr>
            <w:rFonts w:hint="eastAsia"/>
            <w:lang w:val="en-US" w:eastAsia="zh-CN"/>
          </w:rPr>
          <w:t>。</w:t>
        </w:r>
      </w:ins>
    </w:p>
    <w:p>
      <w:pPr>
        <w:pStyle w:val="2"/>
      </w:pPr>
      <w:bookmarkStart w:id="28" w:name="_Toc20333"/>
      <w:r>
        <w:rPr>
          <w:rFonts w:hint="eastAsia"/>
        </w:rPr>
        <w:t>配置文件说明</w:t>
      </w:r>
      <w:bookmarkEnd w:id="28"/>
    </w:p>
    <w:p>
      <w:pPr>
        <w:pStyle w:val="3"/>
      </w:pPr>
      <w:bookmarkStart w:id="29" w:name="_Toc7104"/>
      <w:r>
        <w:rPr>
          <w:rFonts w:hint="eastAsia"/>
        </w:rPr>
        <w:t>p</w:t>
      </w:r>
      <w:r>
        <w:t>lugins.xml</w:t>
      </w:r>
      <w:bookmarkEnd w:id="29"/>
    </w:p>
    <w:p>
      <w:r>
        <w:rPr>
          <w:rFonts w:hint="eastAsia"/>
        </w:rPr>
        <w:t>plugins.xml这个配置文件就是用来进行前后台地址访问和数据传输的通道；</w:t>
      </w:r>
    </w:p>
    <w:p>
      <w:r>
        <w:rPr>
          <w:rFonts w:hint="eastAsia"/>
        </w:rPr>
        <w:t>模板就是如图所示：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&lt;plugin&gt;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&lt;extension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point=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"org.eclipse.equinox.http.registry.resources"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&lt;resource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alias=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"/fast-plm/resource"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base-name=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"WebRoot/resource"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&lt;resource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alias=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"/fast-plm/pages"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base-name=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"WebRoot/pages"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&lt;/extension&gt;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&lt;extension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point=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"org.eclipse.equinox.http.registry.servlets"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&lt;servlet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alias=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"/fast-plm/user"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class=</w:t>
            </w:r>
            <w:r>
              <w:rPr>
                <w:rFonts w:hint="eastAsia" w:ascii="Consolas" w:hAnsi="Consolas" w:eastAsia="Consolas"/>
                <w:color w:val="008000"/>
                <w:sz w:val="18"/>
                <w:szCs w:val="18"/>
              </w:rPr>
              <w:t>"com.yss.fast.plm.module.user.servlet.UserManageServlet"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&lt;/extension&gt;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80"/>
                <w:sz w:val="18"/>
                <w:szCs w:val="18"/>
              </w:rPr>
              <w:t>&lt;/plugin&gt;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r>
        <w:rPr>
          <w:rFonts w:hint="eastAsia" w:ascii="Consolas" w:hAnsi="Consolas" w:eastAsia="Consolas"/>
          <w:color w:val="000080"/>
          <w:sz w:val="18"/>
          <w:szCs w:val="18"/>
        </w:rPr>
        <w:t>Plugin</w:t>
      </w:r>
      <w:r>
        <w:rPr>
          <w:rFonts w:hint="eastAsia" w:ascii="Consolas" w:hAnsi="Consolas" w:eastAsia="宋体"/>
          <w:color w:val="000080"/>
          <w:sz w:val="18"/>
          <w:szCs w:val="18"/>
        </w:rPr>
        <w:t>：</w:t>
      </w:r>
      <w:r>
        <w:rPr>
          <w:rFonts w:hint="eastAsia"/>
        </w:rPr>
        <w:t>xml标签；</w:t>
      </w:r>
    </w:p>
    <w:p>
      <w:r>
        <w:rPr>
          <w:rFonts w:hint="eastAsia" w:ascii="Consolas" w:hAnsi="Consolas" w:eastAsia="Consolas"/>
          <w:color w:val="000080"/>
          <w:sz w:val="18"/>
          <w:szCs w:val="18"/>
        </w:rPr>
        <w:t>extension</w:t>
      </w:r>
      <w:r>
        <w:rPr>
          <w:rFonts w:hint="eastAsia" w:ascii="Consolas" w:hAnsi="Consolas" w:eastAsia="Consolas"/>
          <w:color w:val="000000"/>
          <w:sz w:val="18"/>
          <w:szCs w:val="18"/>
        </w:rPr>
        <w:t xml:space="preserve"> </w:t>
      </w:r>
      <w:r>
        <w:rPr>
          <w:rFonts w:hint="eastAsia"/>
        </w:rPr>
        <w:t>：配置前端资源的注册；</w:t>
      </w:r>
    </w:p>
    <w:p>
      <w:r>
        <w:rPr>
          <w:rFonts w:hint="eastAsia" w:ascii="Consolas" w:hAnsi="Consolas" w:eastAsia="Consolas"/>
          <w:color w:val="000080"/>
          <w:sz w:val="18"/>
          <w:szCs w:val="18"/>
        </w:rPr>
        <w:t>point</w:t>
      </w:r>
      <w:r>
        <w:rPr>
          <w:rFonts w:hint="eastAsia"/>
        </w:rPr>
        <w:t>：引用资源文件的固定写法；</w:t>
      </w:r>
    </w:p>
    <w:p>
      <w:r>
        <w:rPr>
          <w:rFonts w:hint="eastAsia"/>
        </w:rPr>
        <w:t>Alias： 配置路径，按例子来说明</w:t>
      </w:r>
    </w:p>
    <w:p>
      <w:pPr>
        <w:rPr>
          <w:rFonts w:ascii="Consolas" w:hAnsi="Consolas" w:eastAsia="宋体"/>
          <w:color w:val="008000"/>
          <w:sz w:val="20"/>
          <w:highlight w:val="white"/>
        </w:rPr>
      </w:pPr>
      <w:r>
        <w:rPr>
          <w:rFonts w:hint="eastAsia" w:ascii="Consolas" w:hAnsi="Consolas" w:eastAsia="Consolas"/>
          <w:color w:val="008000"/>
          <w:sz w:val="20"/>
          <w:highlight w:val="white"/>
        </w:rPr>
        <w:t>/fast-plm/resource</w:t>
      </w:r>
      <w:r>
        <w:rPr>
          <w:rFonts w:hint="eastAsia" w:ascii="Consolas" w:hAnsi="Consolas" w:eastAsia="宋体"/>
          <w:color w:val="008000"/>
          <w:sz w:val="20"/>
          <w:highlight w:val="white"/>
        </w:rPr>
        <w:t>: 这里的fast-flm是随意命名的，但是为了规范，我们一般会取项目名com.yss后面的命名，比如com.yss.fast.plm就命名为fast-plm，要注意，这里的命名要跟你的servlet里面的getBundlePath方法里定义的常量名要一致；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646464"/>
                <w:sz w:val="18"/>
                <w:szCs w:val="18"/>
              </w:rPr>
              <w:t>@Override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String getBundlePath()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PlmActivator.</w:t>
            </w:r>
            <w:r>
              <w:rPr>
                <w:rFonts w:hint="eastAsia" w:ascii="Consolas" w:hAnsi="Consolas" w:eastAsia="Consolas"/>
                <w:i/>
                <w:color w:val="0000C0"/>
                <w:sz w:val="18"/>
                <w:szCs w:val="18"/>
              </w:rPr>
              <w:t>FAST_PLM_PATH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rPr>
                <w:rFonts w:ascii="Consolas" w:hAnsi="Consolas" w:eastAsia="宋体"/>
                <w:color w:val="008000"/>
                <w:sz w:val="18"/>
                <w:szCs w:val="18"/>
                <w:highlight w:val="white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</w:tc>
      </w:tr>
    </w:tbl>
    <w:p>
      <w:r>
        <w:rPr>
          <w:rFonts w:hint="eastAsia"/>
        </w:rPr>
        <w:t>Base-name：这里设置的路径就是你资源的路径了；</w:t>
      </w:r>
    </w:p>
    <w:p>
      <w:r>
        <w:rPr>
          <w:rFonts w:hint="eastAsia"/>
        </w:rPr>
        <w:t>9L：固定写法</w:t>
      </w:r>
    </w:p>
    <w:p>
      <w:pPr>
        <w:rPr>
          <w:rFonts w:ascii="Consolas" w:hAnsi="Consolas" w:eastAsia="Consolas"/>
          <w:color w:val="008000"/>
          <w:sz w:val="20"/>
          <w:highlight w:val="white"/>
        </w:rPr>
      </w:pPr>
      <w:r>
        <w:rPr>
          <w:rFonts w:hint="eastAsia"/>
        </w:rPr>
        <w:t>10L：alias 拿例子来说明吧，比如</w:t>
      </w:r>
      <w:r>
        <w:rPr>
          <w:rFonts w:hint="eastAsia" w:ascii="Consolas" w:hAnsi="Consolas" w:eastAsia="Consolas"/>
          <w:color w:val="008000"/>
          <w:sz w:val="20"/>
          <w:highlight w:val="white"/>
        </w:rPr>
        <w:t>/</w:t>
      </w:r>
    </w:p>
    <w:p>
      <w:pPr>
        <w:rPr>
          <w:rFonts w:ascii="Consolas" w:hAnsi="Consolas" w:eastAsia="宋体"/>
          <w:color w:val="008000"/>
          <w:sz w:val="20"/>
          <w:highlight w:val="white"/>
        </w:rPr>
      </w:pPr>
      <w:r>
        <w:rPr>
          <w:rFonts w:hint="eastAsia" w:ascii="Consolas" w:hAnsi="Consolas" w:eastAsia="Consolas"/>
          <w:color w:val="008000"/>
          <w:sz w:val="20"/>
          <w:highlight w:val="white"/>
        </w:rPr>
        <w:t>fast-plm/user</w:t>
      </w:r>
      <w:r>
        <w:rPr>
          <w:rFonts w:hint="eastAsia" w:ascii="Consolas" w:hAnsi="Consolas" w:eastAsia="宋体"/>
          <w:color w:val="008000"/>
          <w:sz w:val="20"/>
          <w:highlight w:val="white"/>
        </w:rPr>
        <w:t xml:space="preserve"> 这个就是前台访问地址的url了，代码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 xml:space="preserve">url : bundlePath +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  <w:highlight w:val="white"/>
              </w:rPr>
              <w:t>"/user"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>,</w:t>
            </w:r>
          </w:p>
        </w:tc>
      </w:tr>
    </w:tbl>
    <w:p>
      <w:r>
        <w:rPr>
          <w:rFonts w:hint="eastAsia"/>
        </w:rPr>
        <w:t>这里的bundlePath就是你需要访问的具体哪个servlet里的getBundlePath里定义的常量值；</w:t>
      </w:r>
    </w:p>
    <w:p>
      <w:r>
        <w:rPr>
          <w:rFonts w:hint="eastAsia"/>
        </w:rPr>
        <w:t>具体访问哪个servlet就是class里的值了，这样我们就可以去后台访问具体的哪个servlet了，至于具体访问哪个方法，我们下面会做具体介绍；</w:t>
      </w:r>
    </w:p>
    <w:p/>
    <w:p>
      <w:pPr>
        <w:pStyle w:val="3"/>
      </w:pPr>
      <w:bookmarkStart w:id="30" w:name="_Toc28465"/>
      <w:bookmarkStart w:id="31" w:name="OLE_LINK3"/>
      <w:r>
        <w:t>functions.xml</w:t>
      </w:r>
      <w:bookmarkEnd w:id="30"/>
    </w:p>
    <w:p>
      <w:r>
        <w:rPr>
          <w:rFonts w:hint="eastAsia"/>
        </w:rPr>
        <w:t>初始化菜单，就是我系统菜单栏树形结构显示的值；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&lt;?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xml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version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"1.0"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encoding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"UTF-8"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?&gt;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system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"PLM"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"生命周期管理系统"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model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</w:t>
            </w:r>
            <w:r>
              <w:rPr>
                <w:rFonts w:ascii="Consolas" w:hAnsi="Consolas" w:eastAsia="Consolas"/>
                <w:i/>
                <w:color w:val="2A00FF"/>
                <w:sz w:val="18"/>
                <w:szCs w:val="18"/>
              </w:rPr>
              <w:t>fast-plm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"产品中心"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"user"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"用户管理"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5FBF"/>
                <w:sz w:val="18"/>
                <w:szCs w:val="18"/>
              </w:rPr>
              <w:t>&lt;!-- oper属性默认是insert ，有insert，update，delete 3种值可填--&gt;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"query"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"查询"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oper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"insert"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"insert"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"新增"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</w:t>
            </w:r>
            <w:r>
              <w:rPr>
                <w:rFonts w:ascii="Consolas" w:hAnsi="Consolas" w:eastAsia="Consolas"/>
                <w:i/>
                <w:color w:val="2A00FF"/>
                <w:sz w:val="18"/>
                <w:szCs w:val="18"/>
              </w:rPr>
              <w:t>update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"编辑"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oper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"update"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"check"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"审核"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"uncheck"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"反审核"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"delete"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"删除"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"export"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"导出"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"import"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"导入"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"print"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"打印"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5FBF"/>
                <w:sz w:val="18"/>
                <w:szCs w:val="18"/>
              </w:rPr>
              <w:t>&lt;!--&lt;operation code="unlock" name="解锁" /&gt;--&gt;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"copy"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"复制"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operation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code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"save"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"保存"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/&gt;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model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system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</w:tc>
      </w:tr>
      <w:bookmarkEnd w:id="31"/>
    </w:tbl>
    <w:p>
      <w:r>
        <w:rPr>
          <w:rFonts w:hint="eastAsia" w:ascii="Consolas" w:hAnsi="Consolas" w:eastAsia="Consolas"/>
          <w:color w:val="3F7F7F"/>
          <w:sz w:val="18"/>
          <w:szCs w:val="18"/>
        </w:rPr>
        <w:t>xml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/>
        </w:rPr>
        <w:t>：声明xml文件的一般信息；</w:t>
      </w:r>
    </w:p>
    <w:p>
      <w:r>
        <w:rPr>
          <w:rFonts w:hint="eastAsia" w:ascii="Consolas" w:hAnsi="Consolas" w:eastAsia="Consolas"/>
          <w:color w:val="3F7F7F"/>
          <w:sz w:val="18"/>
          <w:szCs w:val="18"/>
        </w:rPr>
        <w:t>system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/>
        </w:rPr>
        <w:t>：根节点的code和名称；</w:t>
      </w:r>
    </w:p>
    <w:p>
      <w:r>
        <w:rPr>
          <w:rFonts w:hint="eastAsia" w:ascii="Consolas" w:hAnsi="Consolas" w:eastAsia="Consolas"/>
          <w:color w:val="3F7F7F"/>
          <w:sz w:val="18"/>
          <w:szCs w:val="18"/>
        </w:rPr>
        <w:t>model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/>
        </w:rPr>
        <w:t>：根节点下面的子节点code和名称：；</w:t>
      </w:r>
    </w:p>
    <w:p>
      <w:r>
        <w:rPr>
          <w:rFonts w:hint="eastAsia" w:ascii="Consolas" w:hAnsi="Consolas" w:eastAsia="Consolas"/>
          <w:color w:val="3F7F7F"/>
          <w:sz w:val="18"/>
          <w:szCs w:val="18"/>
        </w:rPr>
        <w:t>function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/>
        </w:rPr>
        <w:t>：功能code和名称；</w:t>
      </w:r>
    </w:p>
    <w:p>
      <w:r>
        <w:rPr>
          <w:rFonts w:hint="eastAsia" w:ascii="Consolas" w:hAnsi="Consolas" w:eastAsia="Consolas"/>
          <w:color w:val="3F7F7F"/>
          <w:sz w:val="18"/>
          <w:szCs w:val="18"/>
        </w:rPr>
        <w:t>operation</w:t>
      </w:r>
      <w:r>
        <w:rPr>
          <w:rFonts w:hint="eastAsia" w:ascii="Consolas" w:hAnsi="Consolas" w:eastAsia="Consolas"/>
          <w:sz w:val="18"/>
          <w:szCs w:val="18"/>
        </w:rPr>
        <w:t xml:space="preserve"> </w:t>
      </w:r>
      <w:r>
        <w:rPr>
          <w:rFonts w:hint="eastAsia"/>
        </w:rPr>
        <w:t>：定义此功能下能够定义哪些操作；</w:t>
      </w:r>
    </w:p>
    <w:p>
      <w:r>
        <w:rPr>
          <w:rFonts w:hint="eastAsia"/>
        </w:rPr>
        <w:t>目前系统只支持三级菜单；</w:t>
      </w:r>
    </w:p>
    <w:p>
      <w:pPr>
        <w:pStyle w:val="3"/>
      </w:pPr>
      <w:bookmarkStart w:id="32" w:name="_Toc12238"/>
      <w:bookmarkStart w:id="33" w:name="OLE_LINK4"/>
      <w:r>
        <w:t>shiro.ini</w:t>
      </w:r>
      <w:bookmarkEnd w:id="32"/>
    </w:p>
    <w:bookmarkEnd w:id="33"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[main]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 xml:space="preserve">securityManager=org.apache.shiro.web.mgt.DefaultWebSecurityManager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#realm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myRealm=com.yss.fast.webplus.shiro.ShiroDbRealm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#sessionDAO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sessionDAO=com.yss.fast.webplus.shiro.MySessionDao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#sessionManager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sessionManager=org.apache.shiro.web.session.mgt.DefaultWebSessionManager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sessionManager.globalSessionTimeout=1800000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sessionManager.sessionValidationInterval=1800000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sessionManager.deleteInvalidSessions=true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 xml:space="preserve">sessionManager.sessionDAO=$sessionDAO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ascii="Consolas" w:hAnsi="Consolas" w:eastAsia="Consolas"/>
          <w:sz w:val="36"/>
        </w:rPr>
      </w:pPr>
      <w:r>
        <w:rPr>
          <w:rFonts w:hint="eastAsia" w:ascii="Consolas" w:hAnsi="Consolas" w:eastAsia="Consolas"/>
          <w:sz w:val="36"/>
        </w:rPr>
        <w:t>securityManager.realm=$myRealm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Consolas" w:hAnsi="Consolas" w:eastAsia="Consolas"/>
          <w:sz w:val="36"/>
        </w:rPr>
        <w:t>securityManager.sessionManager=$sessionManager</w:t>
      </w:r>
    </w:p>
    <w:p/>
    <w:p>
      <w:r>
        <w:rPr>
          <w:rFonts w:hint="eastAsia"/>
        </w:rPr>
        <w:t>Shiro.ini文件放在与plugun.xml同级目录下，同时要在webplus组件下的build.properties文件的bin.includes声明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app_config_remote.xml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在分应用部署时候需要配置此配置文件，文件位置和系统的app_config.xml一致。其中c_IP和c_PORT填写服务所在应用的IP和端口号。c_APP_CODE自定义填写，不要与现有的重复，用于在5.5所介绍的配置文件做映射对应关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此外，分应用部署默认是不开启的，如果需要使用需要将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startInit</w:t>
      </w:r>
      <w:r>
        <w:rPr>
          <w:rFonts w:hint="eastAsia"/>
          <w:lang w:val="en-US" w:eastAsia="zh-CN"/>
        </w:rPr>
        <w:t>属性值改成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true</w:t>
      </w:r>
      <w:r>
        <w:rPr>
          <w:rFonts w:hint="eastAsia"/>
          <w:lang w:val="en-US" w:eastAsia="zh-CN"/>
        </w:rPr>
        <w:t>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&lt;?xml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version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="1.0"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encoding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="UTF-8"?&gt;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&lt;appinfo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startInit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="false"&gt;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  &lt;app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c_APP_CODE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="TEST"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c_APP_NAME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="TEST"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c_VERSION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="1.0.0.1"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c_DB_LINK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="v45pro_wng"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c_FEATURE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="0"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c_LOG_LINK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="v45pro_wng"&gt;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    &lt;applink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c_IP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="192.168.19.13"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c_PORT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="18013"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c_SERVER_NAME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c_TYPE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="HTTP"/&gt;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  &lt;/app&gt;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&lt;/appinfo&gt;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RemoteServiceMap.xml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此配置文件与组件中的</w:t>
      </w:r>
      <w:r>
        <w:rPr>
          <w:rFonts w:hint="eastAsia"/>
          <w:lang w:val="en-US" w:eastAsia="zh-CN"/>
        </w:rPr>
        <w:t>ServiceMap.xml功能和放置位置是一样的，都是用于往上下文中注册服务。这个配置文件的id和interface要和你需要调用的远程服务在其配置文件中所配置的一样，class可以不写，appCode对应的5.4中配置文件所配置的应用c_APP_COD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&lt;?xml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version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="1.0"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encoding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="UTF-8"?&gt;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&lt;classes&gt;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ab/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&lt;class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id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="ITestService"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appCode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="TEST"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interface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 xml:space="preserve">="com.yss.platform.support.seal.service.ITestService" </w:t>
      </w:r>
      <w:r>
        <w:rPr>
          <w:rFonts w:hint="eastAsia" w:ascii="Consolas" w:hAnsi="Consolas" w:eastAsia="Consolas"/>
          <w:color w:val="7F007F"/>
          <w:sz w:val="18"/>
          <w:szCs w:val="18"/>
          <w:lang w:val="en-US" w:eastAsia="zh-CN"/>
        </w:rPr>
        <w:t>class</w:t>
      </w: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=""/&gt;--&gt;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</w:pPr>
      <w:r>
        <w:rPr>
          <w:rFonts w:hint="eastAsia" w:ascii="Consolas" w:hAnsi="Consolas" w:eastAsia="Consolas"/>
          <w:color w:val="008080"/>
          <w:sz w:val="18"/>
          <w:szCs w:val="18"/>
          <w:lang w:val="en-US" w:eastAsia="zh-CN"/>
        </w:rPr>
        <w:t>&lt;/classes&gt;</w:t>
      </w:r>
    </w:p>
    <w:p>
      <w:pPr>
        <w:pStyle w:val="3"/>
        <w:rPr>
          <w:rFonts w:hint="eastAsia" w:eastAsia="黑体"/>
          <w:lang w:val="en-US" w:eastAsia="zh-CN"/>
        </w:rPr>
      </w:pPr>
      <w:bookmarkStart w:id="34" w:name="_Toc4246"/>
      <w:bookmarkStart w:id="35" w:name="_Toc20636"/>
      <w:r>
        <w:rPr>
          <w:rFonts w:hint="eastAsia"/>
        </w:rPr>
        <w:t>runtime.properties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如果需要你的系统需要和</w:t>
      </w:r>
      <w:r>
        <w:rPr>
          <w:rFonts w:hint="eastAsia"/>
          <w:lang w:val="en-US" w:eastAsia="zh-CN"/>
        </w:rPr>
        <w:t>webplus集成，系统标识需要通过配置文件注册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eastAsia="zh-CN"/>
        </w:rPr>
      </w:pPr>
      <w:r>
        <w:rPr>
          <w:rFonts w:hint="eastAsia"/>
        </w:rPr>
        <w:t>webplus.system.codes=WEBPLUS,PLM,fast-project</w:t>
      </w:r>
    </w:p>
    <w:p>
      <w:pPr>
        <w:rPr>
          <w:ins w:id="297" w:author="我夫银臭屁杨" w:date="2018-01-17T20:30:54Z"/>
          <w:rFonts w:hint="eastAsia"/>
          <w:lang w:val="en-US" w:eastAsia="zh-CN"/>
        </w:rPr>
      </w:pPr>
      <w:r>
        <w:rPr>
          <w:rFonts w:hint="eastAsia"/>
          <w:lang w:eastAsia="zh-CN"/>
        </w:rPr>
        <w:t>系统</w:t>
      </w:r>
      <w:r>
        <w:rPr>
          <w:rFonts w:hint="eastAsia"/>
          <w:lang w:val="en-US" w:eastAsia="zh-CN"/>
        </w:rPr>
        <w:t>APP标识追加在后面并以逗号分隔。</w:t>
      </w:r>
    </w:p>
    <w:p>
      <w:pPr>
        <w:pStyle w:val="3"/>
        <w:numPr>
          <w:ins w:id="299" w:author="我夫银臭屁杨" w:date="2018-01-17T20:31:01Z"/>
        </w:numPr>
        <w:rPr>
          <w:ins w:id="300" w:author="我夫银臭屁杨" w:date="2018-01-17T20:31:04Z"/>
          <w:rFonts w:hint="eastAsia"/>
          <w:lang w:val="en-US" w:eastAsia="zh-CN"/>
        </w:rPr>
        <w:pPrChange w:id="298" w:author="我夫银臭屁杨" w:date="2018-01-17T20:31:01Z">
          <w:pPr/>
        </w:pPrChange>
      </w:pPr>
      <w:ins w:id="301" w:author="我夫银臭屁杨" w:date="2018-01-17T20:30:56Z">
        <w:r>
          <w:rPr>
            <w:rFonts w:hint="eastAsia"/>
            <w:lang w:val="en-US" w:eastAsia="zh-CN"/>
            <w:rPrChange w:id="302" w:author="我夫银臭屁杨" w:date="2018-01-17T20:31:01Z">
              <w:rPr>
                <w:rFonts w:hint="eastAsia"/>
                <w:lang w:val="en-US" w:eastAsia="zh-CN"/>
              </w:rPr>
            </w:rPrChange>
          </w:rPr>
          <w:t>i18n_zh_CN.properties</w:t>
        </w:r>
      </w:ins>
    </w:p>
    <w:p>
      <w:pPr>
        <w:rPr>
          <w:ins w:id="305" w:author="我夫银臭屁杨" w:date="2018-01-17T20:31:33Z"/>
          <w:rFonts w:hint="eastAsia"/>
          <w:lang w:val="en-US" w:eastAsia="zh-CN"/>
        </w:rPr>
        <w:pPrChange w:id="304" w:author="我夫银臭屁杨" w:date="2018-01-17T20:31:01Z">
          <w:pPr/>
        </w:pPrChange>
      </w:pPr>
      <w:ins w:id="306" w:author="我夫银臭屁杨" w:date="2018-01-17T20:31:07Z">
        <w:r>
          <w:rPr>
            <w:rFonts w:hint="eastAsia"/>
            <w:lang w:val="en-US" w:eastAsia="zh-CN"/>
          </w:rPr>
          <w:t>除了</w:t>
        </w:r>
      </w:ins>
      <w:ins w:id="307" w:author="我夫银臭屁杨" w:date="2018-01-17T20:31:09Z">
        <w:r>
          <w:rPr>
            <w:rFonts w:hint="eastAsia"/>
            <w:lang w:val="en-US" w:eastAsia="zh-CN"/>
          </w:rPr>
          <w:t>公用</w:t>
        </w:r>
      </w:ins>
      <w:ins w:id="308" w:author="我夫银臭屁杨" w:date="2018-01-17T20:31:16Z">
        <w:r>
          <w:rPr>
            <w:rFonts w:hint="eastAsia"/>
            <w:lang w:val="en-US" w:eastAsia="zh-CN"/>
          </w:rPr>
          <w:t>提示</w:t>
        </w:r>
      </w:ins>
      <w:ins w:id="309" w:author="我夫银臭屁杨" w:date="2018-01-17T20:31:17Z">
        <w:r>
          <w:rPr>
            <w:rFonts w:hint="eastAsia"/>
            <w:lang w:val="en-US" w:eastAsia="zh-CN"/>
          </w:rPr>
          <w:t>信息</w:t>
        </w:r>
      </w:ins>
      <w:ins w:id="310" w:author="我夫银臭屁杨" w:date="2018-01-17T20:31:18Z">
        <w:r>
          <w:rPr>
            <w:rFonts w:hint="eastAsia"/>
            <w:lang w:val="en-US" w:eastAsia="zh-CN"/>
          </w:rPr>
          <w:t>外，</w:t>
        </w:r>
      </w:ins>
      <w:ins w:id="311" w:author="我夫银臭屁杨" w:date="2018-01-17T20:31:22Z">
        <w:r>
          <w:rPr>
            <w:rFonts w:hint="eastAsia"/>
            <w:lang w:val="en-US" w:eastAsia="zh-CN"/>
          </w:rPr>
          <w:t>各个组件</w:t>
        </w:r>
      </w:ins>
      <w:ins w:id="312" w:author="我夫银臭屁杨" w:date="2018-01-17T20:31:23Z">
        <w:r>
          <w:rPr>
            <w:rFonts w:hint="eastAsia"/>
            <w:lang w:val="en-US" w:eastAsia="zh-CN"/>
          </w:rPr>
          <w:t>可以</w:t>
        </w:r>
      </w:ins>
      <w:ins w:id="313" w:author="我夫银臭屁杨" w:date="2018-01-17T20:31:25Z">
        <w:r>
          <w:rPr>
            <w:rFonts w:hint="eastAsia"/>
            <w:lang w:val="en-US" w:eastAsia="zh-CN"/>
          </w:rPr>
          <w:t>自定义</w:t>
        </w:r>
      </w:ins>
      <w:ins w:id="314" w:author="我夫银臭屁杨" w:date="2018-01-17T20:31:26Z">
        <w:r>
          <w:rPr>
            <w:rFonts w:hint="eastAsia"/>
            <w:lang w:val="en-US" w:eastAsia="zh-CN"/>
          </w:rPr>
          <w:t>自己的</w:t>
        </w:r>
      </w:ins>
      <w:ins w:id="315" w:author="我夫银臭屁杨" w:date="2018-01-17T20:31:29Z">
        <w:r>
          <w:rPr>
            <w:rFonts w:hint="eastAsia"/>
            <w:lang w:val="en-US" w:eastAsia="zh-CN"/>
          </w:rPr>
          <w:t>提示</w:t>
        </w:r>
      </w:ins>
      <w:ins w:id="316" w:author="我夫银臭屁杨" w:date="2018-01-17T20:31:30Z">
        <w:r>
          <w:rPr>
            <w:rFonts w:hint="eastAsia"/>
            <w:lang w:val="en-US" w:eastAsia="zh-CN"/>
          </w:rPr>
          <w:t>信息</w:t>
        </w:r>
      </w:ins>
      <w:ins w:id="317" w:author="我夫银臭屁杨" w:date="2018-01-17T20:31:31Z">
        <w:r>
          <w:rPr>
            <w:rFonts w:hint="eastAsia"/>
            <w:lang w:val="en-US" w:eastAsia="zh-CN"/>
          </w:rPr>
          <w:t>。</w:t>
        </w:r>
      </w:ins>
      <w:ins w:id="318" w:author="我夫银臭屁杨" w:date="2018-01-17T20:35:38Z">
        <w:r>
          <w:rPr>
            <w:rFonts w:hint="eastAsia"/>
            <w:lang w:val="en-US" w:eastAsia="zh-CN"/>
          </w:rPr>
          <w:t>配置</w:t>
        </w:r>
      </w:ins>
      <w:ins w:id="319" w:author="我夫银臭屁杨" w:date="2018-01-17T20:35:40Z">
        <w:r>
          <w:rPr>
            <w:rFonts w:hint="eastAsia"/>
            <w:lang w:val="en-US" w:eastAsia="zh-CN"/>
          </w:rPr>
          <w:t>信息</w:t>
        </w:r>
      </w:ins>
      <w:ins w:id="320" w:author="我夫银臭屁杨" w:date="2018-01-17T20:35:44Z">
        <w:r>
          <w:rPr>
            <w:rFonts w:hint="eastAsia"/>
            <w:lang w:val="en-US" w:eastAsia="zh-CN"/>
          </w:rPr>
          <w:t>规范</w:t>
        </w:r>
      </w:ins>
      <w:ins w:id="321" w:author="我夫银臭屁杨" w:date="2018-01-17T20:35:47Z">
        <w:r>
          <w:rPr>
            <w:rFonts w:hint="eastAsia"/>
            <w:lang w:val="en-US" w:eastAsia="zh-CN"/>
          </w:rPr>
          <w:t>如下：</w:t>
        </w:r>
      </w:ins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ins w:id="323" w:author="我夫银臭屁杨" w:date="2018-01-17T20:31:52Z"/>
          <w:rFonts w:hint="eastAsia" w:ascii="Consolas" w:hAnsi="Consolas" w:eastAsia="Consolas"/>
          <w:sz w:val="32"/>
        </w:rPr>
        <w:pPrChange w:id="322" w:author="我夫银臭屁杨" w:date="2018-01-17T20:34:33Z">
          <w:pPr>
            <w:spacing w:beforeLines="0" w:afterLines="0"/>
            <w:jc w:val="left"/>
          </w:pPr>
        </w:pPrChange>
      </w:pPr>
      <w:ins w:id="324" w:author="我夫银臭屁杨" w:date="2018-01-17T20:31:52Z">
        <w:r>
          <w:rPr>
            <w:rFonts w:hint="eastAsia" w:ascii="Consolas" w:hAnsi="Consolas" w:eastAsia="Consolas"/>
            <w:color w:val="000000"/>
            <w:sz w:val="32"/>
          </w:rPr>
          <w:t xml:space="preserve">com.yss.fast.webplus.remindRuleMgr_test = </w:t>
        </w:r>
      </w:ins>
      <w:ins w:id="325" w:author="我夫银臭屁杨" w:date="2018-01-17T20:31:52Z">
        <w:r>
          <w:rPr>
            <w:rFonts w:hint="eastAsia" w:ascii="Consolas" w:hAnsi="Consolas" w:eastAsia="Consolas"/>
            <w:color w:val="2A00FF"/>
            <w:sz w:val="32"/>
          </w:rPr>
          <w:t>TEST</w:t>
        </w:r>
      </w:ins>
      <w:ins w:id="326" w:author="我夫银臭屁杨" w:date="2018-01-17T20:31:52Z">
        <w:r>
          <w:rPr>
            <w:rFonts w:hint="eastAsia" w:ascii="Consolas" w:hAnsi="Consolas" w:eastAsia="Consolas"/>
            <w:b/>
            <w:color w:val="7F0055"/>
            <w:sz w:val="32"/>
          </w:rPr>
          <w:t>{0}</w:t>
        </w:r>
      </w:ins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ins w:id="328" w:author="我夫银臭屁杨" w:date="2018-01-17T20:34:20Z"/>
          <w:rFonts w:hint="eastAsia" w:ascii="Consolas" w:hAnsi="Consolas" w:eastAsia="Consolas"/>
          <w:b/>
          <w:color w:val="7F0055"/>
          <w:sz w:val="32"/>
        </w:rPr>
        <w:pPrChange w:id="327" w:author="我夫银臭屁杨" w:date="2018-01-17T20:34:33Z">
          <w:pPr/>
        </w:pPrChange>
      </w:pPr>
      <w:ins w:id="329" w:author="我夫银臭屁杨" w:date="2018-01-17T20:31:52Z">
        <w:r>
          <w:rPr>
            <w:rFonts w:hint="eastAsia" w:ascii="Consolas" w:hAnsi="Consolas" w:eastAsia="Consolas"/>
            <w:color w:val="000000"/>
            <w:sz w:val="32"/>
          </w:rPr>
          <w:t xml:space="preserve">com.yss.fast.webplus.remindTypeMgr_test2 = </w:t>
        </w:r>
      </w:ins>
      <w:ins w:id="330" w:author="我夫银臭屁杨" w:date="2018-01-17T20:31:52Z">
        <w:r>
          <w:rPr>
            <w:rFonts w:hint="eastAsia" w:ascii="Consolas" w:hAnsi="Consolas" w:eastAsia="Consolas"/>
            <w:color w:val="2A00FF"/>
            <w:sz w:val="32"/>
          </w:rPr>
          <w:t>TEST2</w:t>
        </w:r>
      </w:ins>
      <w:ins w:id="331" w:author="我夫银臭屁杨" w:date="2018-01-17T20:31:52Z">
        <w:r>
          <w:rPr>
            <w:rFonts w:hint="eastAsia" w:ascii="Consolas" w:hAnsi="Consolas" w:eastAsia="Consolas"/>
            <w:b/>
            <w:color w:val="7F0055"/>
            <w:sz w:val="32"/>
          </w:rPr>
          <w:t>{0}</w:t>
        </w:r>
      </w:ins>
    </w:p>
    <w:p>
      <w:pPr>
        <w:rPr>
          <w:rFonts w:hint="eastAsia"/>
          <w:lang w:val="en-US" w:eastAsia="zh-CN"/>
          <w:rPrChange w:id="333" w:author="我夫银臭屁杨" w:date="2018-01-17T20:34:29Z">
            <w:rPr>
              <w:rFonts w:hint="eastAsia"/>
              <w:lang w:val="en-US" w:eastAsia="zh-CN"/>
            </w:rPr>
          </w:rPrChange>
        </w:rPr>
        <w:pPrChange w:id="332" w:author="我夫银臭屁杨" w:date="2018-01-17T20:31:01Z">
          <w:pPr/>
        </w:pPrChange>
      </w:pPr>
      <w:ins w:id="334" w:author="我夫银臭屁杨" w:date="2018-01-17T20:34:22Z">
        <w:r>
          <w:rPr>
            <w:rFonts w:hint="eastAsia" w:asciiTheme="minorHAnsi" w:hAnsiTheme="minorHAnsi" w:eastAsiaTheme="minorEastAsia"/>
            <w:b w:val="0"/>
            <w:sz w:val="24"/>
            <w:lang w:eastAsia="zh-CN"/>
            <w:rPrChange w:id="335" w:author="我夫银臭屁杨" w:date="2018-01-17T20:34:29Z">
              <w:rPr>
                <w:rFonts w:hint="eastAsia" w:ascii="Consolas" w:hAnsi="Consolas" w:eastAsia="宋体"/>
                <w:b/>
                <w:color w:val="7F0055"/>
                <w:sz w:val="32"/>
                <w:lang w:eastAsia="zh-CN"/>
              </w:rPr>
            </w:rPrChange>
          </w:rPr>
          <w:t>其中</w:t>
        </w:r>
      </w:ins>
      <w:ins w:id="337" w:author="我夫银臭屁杨" w:date="2018-01-17T20:34:22Z">
        <w:r>
          <w:rPr>
            <w:rFonts w:hint="eastAsia" w:asciiTheme="minorHAnsi" w:hAnsiTheme="minorHAnsi" w:eastAsiaTheme="minorEastAsia"/>
            <w:sz w:val="24"/>
            <w:rPrChange w:id="338" w:author="我夫银臭屁杨" w:date="2018-01-17T20:34:29Z">
              <w:rPr>
                <w:rFonts w:hint="eastAsia" w:ascii="Consolas" w:hAnsi="Consolas" w:eastAsia="Consolas"/>
                <w:color w:val="000000"/>
                <w:sz w:val="32"/>
              </w:rPr>
            </w:rPrChange>
          </w:rPr>
          <w:t>com.yss.fast.webplus</w:t>
        </w:r>
      </w:ins>
      <w:ins w:id="340" w:author="我夫银臭屁杨" w:date="2018-01-17T20:34:36Z">
        <w:r>
          <w:rPr>
            <w:rFonts w:hint="eastAsia"/>
            <w:sz w:val="24"/>
            <w:lang w:eastAsia="zh-CN"/>
          </w:rPr>
          <w:t>是</w:t>
        </w:r>
      </w:ins>
      <w:ins w:id="341" w:author="我夫银臭屁杨" w:date="2018-01-17T20:34:38Z">
        <w:r>
          <w:rPr>
            <w:rFonts w:hint="eastAsia"/>
            <w:sz w:val="24"/>
            <w:lang w:eastAsia="zh-CN"/>
          </w:rPr>
          <w:t>对应</w:t>
        </w:r>
      </w:ins>
      <w:ins w:id="342" w:author="我夫银臭屁杨" w:date="2018-01-17T20:34:43Z">
        <w:r>
          <w:rPr>
            <w:rFonts w:hint="eastAsia"/>
            <w:sz w:val="24"/>
            <w:lang w:eastAsia="zh-CN"/>
          </w:rPr>
          <w:t>组件</w:t>
        </w:r>
      </w:ins>
      <w:ins w:id="343" w:author="我夫银臭屁杨" w:date="2018-01-17T20:34:44Z">
        <w:r>
          <w:rPr>
            <w:rFonts w:hint="eastAsia"/>
            <w:sz w:val="24"/>
            <w:lang w:eastAsia="zh-CN"/>
          </w:rPr>
          <w:t>的</w:t>
        </w:r>
      </w:ins>
      <w:ins w:id="344" w:author="我夫银臭屁杨" w:date="2018-01-17T20:34:47Z">
        <w:r>
          <w:rPr>
            <w:rFonts w:hint="eastAsia"/>
            <w:sz w:val="24"/>
            <w:lang w:val="en-US" w:eastAsia="zh-CN"/>
          </w:rPr>
          <w:t>bundlecode</w:t>
        </w:r>
      </w:ins>
      <w:ins w:id="345" w:author="我夫银臭屁杨" w:date="2018-01-17T20:34:51Z">
        <w:r>
          <w:rPr>
            <w:rFonts w:hint="eastAsia"/>
            <w:sz w:val="24"/>
            <w:lang w:val="en-US" w:eastAsia="zh-CN"/>
          </w:rPr>
          <w:t>。</w:t>
        </w:r>
      </w:ins>
      <w:ins w:id="346" w:author="我夫银臭屁杨" w:date="2018-01-17T20:34:59Z">
        <w:r>
          <w:rPr>
            <w:rFonts w:hint="eastAsia"/>
            <w:sz w:val="24"/>
            <w:lang w:val="en-US" w:eastAsia="zh-CN"/>
          </w:rPr>
          <w:t>remindRuleMgr</w:t>
        </w:r>
      </w:ins>
      <w:ins w:id="347" w:author="我夫银臭屁杨" w:date="2018-01-17T20:35:01Z">
        <w:r>
          <w:rPr>
            <w:rFonts w:hint="eastAsia"/>
            <w:sz w:val="24"/>
            <w:lang w:val="en-US" w:eastAsia="zh-CN"/>
          </w:rPr>
          <w:t>是</w:t>
        </w:r>
      </w:ins>
      <w:ins w:id="348" w:author="我夫银臭屁杨" w:date="2018-01-17T20:35:04Z">
        <w:r>
          <w:rPr>
            <w:rFonts w:hint="eastAsia"/>
            <w:sz w:val="24"/>
            <w:lang w:val="en-US" w:eastAsia="zh-CN"/>
          </w:rPr>
          <w:t>funcode</w:t>
        </w:r>
      </w:ins>
      <w:ins w:id="349" w:author="我夫银臭屁杨" w:date="2018-01-17T20:35:05Z">
        <w:r>
          <w:rPr>
            <w:rFonts w:hint="eastAsia"/>
            <w:sz w:val="24"/>
            <w:lang w:val="en-US" w:eastAsia="zh-CN"/>
          </w:rPr>
          <w:t>，</w:t>
        </w:r>
      </w:ins>
      <w:ins w:id="350" w:author="我夫银臭屁杨" w:date="2018-01-17T20:35:12Z">
        <w:r>
          <w:rPr>
            <w:rFonts w:hint="eastAsia"/>
            <w:sz w:val="24"/>
            <w:lang w:val="en-US" w:eastAsia="zh-CN"/>
          </w:rPr>
          <w:t>后面</w:t>
        </w:r>
      </w:ins>
      <w:ins w:id="351" w:author="我夫银臭屁杨" w:date="2018-01-17T20:35:22Z">
        <w:r>
          <w:rPr>
            <w:rFonts w:hint="eastAsia"/>
            <w:sz w:val="24"/>
            <w:lang w:val="en-US" w:eastAsia="zh-CN"/>
          </w:rPr>
          <w:t>下划线</w:t>
        </w:r>
      </w:ins>
      <w:ins w:id="352" w:author="我夫银臭屁杨" w:date="2018-01-17T20:35:25Z">
        <w:r>
          <w:rPr>
            <w:rFonts w:hint="eastAsia"/>
            <w:sz w:val="24"/>
            <w:lang w:val="en-US" w:eastAsia="zh-CN"/>
          </w:rPr>
          <w:t>接上</w:t>
        </w:r>
      </w:ins>
      <w:ins w:id="353" w:author="我夫银臭屁杨" w:date="2018-01-17T20:35:27Z">
        <w:r>
          <w:rPr>
            <w:rFonts w:hint="eastAsia"/>
            <w:sz w:val="24"/>
            <w:lang w:val="en-US" w:eastAsia="zh-CN"/>
          </w:rPr>
          <w:t>信息</w:t>
        </w:r>
      </w:ins>
      <w:ins w:id="354" w:author="我夫银臭屁杨" w:date="2018-01-17T20:35:28Z">
        <w:r>
          <w:rPr>
            <w:rFonts w:hint="eastAsia"/>
            <w:sz w:val="24"/>
            <w:lang w:val="en-US" w:eastAsia="zh-CN"/>
          </w:rPr>
          <w:t>代码</w:t>
        </w:r>
      </w:ins>
      <w:ins w:id="355" w:author="我夫银臭屁杨" w:date="2018-01-17T20:35:34Z">
        <w:r>
          <w:rPr>
            <w:rFonts w:hint="eastAsia"/>
            <w:sz w:val="24"/>
            <w:lang w:val="en-US" w:eastAsia="zh-CN"/>
          </w:rPr>
          <w:t>即可</w:t>
        </w:r>
      </w:ins>
      <w:ins w:id="356" w:author="我夫银臭屁杨" w:date="2018-01-17T20:35:50Z">
        <w:r>
          <w:rPr>
            <w:rFonts w:hint="eastAsia"/>
            <w:sz w:val="24"/>
            <w:lang w:val="en-US" w:eastAsia="zh-CN"/>
          </w:rPr>
          <w:t>。</w:t>
        </w:r>
      </w:ins>
      <w:bookmarkStart w:id="42" w:name="_GoBack"/>
      <w:bookmarkEnd w:id="42"/>
    </w:p>
    <w:p>
      <w:pPr>
        <w:pStyle w:val="2"/>
      </w:pPr>
      <w:r>
        <w:rPr>
          <w:rFonts w:hint="eastAsia"/>
        </w:rPr>
        <w:t>示例</w:t>
      </w:r>
      <w:bookmarkEnd w:id="34"/>
      <w:bookmarkEnd w:id="35"/>
    </w:p>
    <w:p>
      <w:r>
        <w:rPr>
          <w:rFonts w:hint="eastAsia"/>
        </w:rPr>
        <w:t>讲完和前台和配置文件，接下来我们就讲一些demo来串联一下我们刚刚了解的系统吧；以用户为例：</w:t>
      </w:r>
    </w:p>
    <w:p>
      <w:pPr>
        <w:pStyle w:val="3"/>
      </w:pPr>
      <w:bookmarkStart w:id="36" w:name="_Toc11097"/>
      <w:bookmarkStart w:id="37" w:name="_Toc19441"/>
      <w:r>
        <w:rPr>
          <w:rFonts w:hint="eastAsia"/>
        </w:rPr>
        <w:t>用户</w:t>
      </w:r>
      <w:bookmarkEnd w:id="36"/>
      <w:r>
        <w:rPr>
          <w:rFonts w:hint="eastAsia"/>
        </w:rPr>
        <w:t>列表</w:t>
      </w:r>
      <w:bookmarkEnd w:id="37"/>
    </w:p>
    <w:p>
      <w:r>
        <w:rPr>
          <w:rFonts w:hint="eastAsia"/>
        </w:rPr>
        <w:t>我们系统左边的菜单栏现在是在left.htm中定义的；我们就以用户管理为例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  <w:highlight w:val="lightGray"/>
              </w:rPr>
              <w:t>ul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"nav nav-second-level"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"${ctx}/fast-plm/user?operate=list"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用户管理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"${ctx}/fast-plm/post?operate=list"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岗位权限管理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"${resourcePath}/pages/single_demo_NTab.html"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data-index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"0"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单表框架1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"${resourcePath}/pages/single_demo.html"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单表框架2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"${resourcePath}/pages/multi_demo.html"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多表框架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"${resourcePath}/pages/table_linkage_demo.html"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表主从关系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"${resourcePath}/pages/YssLayer.html"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Web弹层组件layer封装demo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"${resourcePath}/pages/table_demo.html"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表格示例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"${resourcePath}/pages/checkbox.html"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Select实例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"${resourcePath}/pages/treeDemo.html"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树示例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"J_menuItem"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href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"${resourcePath}/pages/calendar.htm"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日历示例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a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  <w:highlight w:val="lightGray"/>
              </w:rPr>
              <w:t>ul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</w:tc>
      </w:tr>
    </w:tbl>
    <w:p>
      <w:r>
        <w:rPr>
          <w:rFonts w:hint="eastAsia"/>
        </w:rPr>
        <w:t>点击用户管理，跳转URL：</w:t>
      </w:r>
    </w:p>
    <w:p>
      <w:r>
        <w:rPr>
          <w:rFonts w:hint="eastAsia"/>
        </w:rPr>
        <w:t>我们来解析一下这个url</w:t>
      </w:r>
    </w:p>
    <w:p>
      <w:r>
        <w:rPr>
          <w:rFonts w:hint="eastAsia"/>
        </w:rPr>
        <w:t>${ctx}：这个是我们后台baseServlet中的initModelMap方法中定义的</w:t>
      </w:r>
    </w:p>
    <w:p>
      <w:r>
        <w:drawing>
          <wp:inline distT="0" distB="0" distL="114300" distR="114300">
            <wp:extent cx="5271135" cy="2130425"/>
            <wp:effectExtent l="0" t="0" r="12065" b="3175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/fast-plm/user：很熟悉，这就是我们在plugin.xml中配置的alias值；</w:t>
      </w:r>
    </w:p>
    <w:p>
      <w:r>
        <w:rPr>
          <w:rFonts w:hint="eastAsia"/>
        </w:rPr>
        <w:t>Operate = list ：这个的意思就是去我们对应的servlet中的具体方法啦；</w:t>
      </w:r>
    </w:p>
    <w:p>
      <w:r>
        <w:rPr>
          <w:rFonts w:hint="eastAsia"/>
        </w:rPr>
        <w:t>整个url的意思就是去plugin.xml中去学找对应的servlet，然后在对应的servlet中去寻找对应的方法；我们系统返回的地址类型都是post类型，自定义的servlet里面没有dopost方法，我们就会去baseservlet中去寻找dopost方法；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646464"/>
                <w:sz w:val="18"/>
                <w:szCs w:val="18"/>
              </w:rPr>
              <w:t>@Override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protected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lightGray"/>
              </w:rPr>
              <w:t>doPost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(HttpServletRequest request, HttpServletResponse response)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setEncoding(request, response);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上下文信息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setContext(request, response);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ResultDto&lt;Object&gt; result = doMethod(request, response);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(result !=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WebUtil.</w:t>
            </w:r>
            <w:r>
              <w:rPr>
                <w:rFonts w:hint="eastAsia" w:ascii="Consolas" w:hAnsi="Consolas" w:eastAsia="Consolas"/>
                <w:i/>
                <w:color w:val="000000"/>
                <w:sz w:val="18"/>
                <w:szCs w:val="18"/>
              </w:rPr>
              <w:t>outJson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(response, result);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(Exception e)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ResultDto&lt;Object&gt; result 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ResultDto&lt;Object&gt;();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result.setSuccess(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false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String message = e.getMessage();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(message ==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message =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"空指针异常！"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18"/>
                <w:szCs w:val="18"/>
              </w:rPr>
              <w:t>logger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.log(message, e);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result.setMessage(message);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result.setDetailMesssage(e);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WebUtil.</w:t>
            </w:r>
            <w:r>
              <w:rPr>
                <w:rFonts w:hint="eastAsia" w:ascii="Consolas" w:hAnsi="Consolas" w:eastAsia="Consolas"/>
                <w:i/>
                <w:color w:val="000000"/>
                <w:sz w:val="18"/>
                <w:szCs w:val="18"/>
              </w:rPr>
              <w:t>outJson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(response, result);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</w:tc>
      </w:tr>
    </w:tbl>
    <w:p/>
    <w:p>
      <w:r>
        <w:rPr>
          <w:rFonts w:hint="eastAsia"/>
        </w:rPr>
        <w:t>看到代码以后会发现，不管我们返回的是什么类型的地址，都是进入到dopost方法里面，这样我们就会去执行deMothed方法；</w:t>
      </w:r>
    </w:p>
    <w:p>
      <w:r>
        <w:drawing>
          <wp:inline distT="0" distB="0" distL="114300" distR="114300">
            <wp:extent cx="5268595" cy="3155315"/>
            <wp:effectExtent l="0" t="0" r="1905" b="6985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很熟悉是不是？是的，113行就是接受我们前台传过来的数据，114行就是取到我们地址栏后面的operate的值，这样我们就取到operate=list了，取到值以后我们会去if判断语句中去寻找判断条件是List的方法，</w:t>
      </w:r>
    </w:p>
    <w:p>
      <w:r>
        <w:drawing>
          <wp:inline distT="0" distB="0" distL="114300" distR="114300">
            <wp:extent cx="5272405" cy="808355"/>
            <wp:effectExtent l="0" t="0" r="10795" b="4445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8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然后我们就会去寻找跳转的地址，进入标红的方法里去；</w:t>
      </w:r>
    </w:p>
    <w:p>
      <w:r>
        <w:drawing>
          <wp:inline distT="0" distB="0" distL="114300" distR="114300">
            <wp:extent cx="5060950" cy="1257300"/>
            <wp:effectExtent l="0" t="0" r="6350" b="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getFunCode()我们重写了，所以在加上viewName的值，这样我们就能知道我们具体去跳转到哪个页面了，页面跳转这样就算是做完了；</w:t>
      </w:r>
    </w:p>
    <w:p>
      <w:r>
        <w:rPr>
          <w:rFonts w:hint="eastAsia"/>
        </w:rPr>
        <w:t>跳转的页面是user_list页面：</w:t>
      </w:r>
    </w:p>
    <w:p>
      <w:r>
        <w:rPr>
          <w:rFonts w:hint="eastAsia"/>
        </w:rPr>
        <w:t>接下来就是查询的方法了。</w:t>
      </w:r>
    </w:p>
    <w:p>
      <w:r>
        <w:rPr>
          <w:rFonts w:hint="eastAsia"/>
        </w:rPr>
        <w:t>查询的方法是类似的，点击查询，提交form表单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  <w:highlight w:val="lightGray"/>
              </w:rPr>
              <w:t>div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"btn-group pull-right"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button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id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"btnSearch"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"submit"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"btn btn-success btn-sm"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查询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button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button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"button"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"btn btn-success dropdown-toggle btn-sm"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data-toggle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"dropdown"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span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"caret"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span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span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"sr-only"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切换下拉菜单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span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button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ul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"dropdown-menu"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  <w:u w:val="single"/>
              </w:rPr>
              <w:t>role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"menu"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input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"radio"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"queryType"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checked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"checked"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value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"1"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全部数据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input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"radio"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"queryType"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value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"2"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已审核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input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"radio"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"queryType"</w:t>
            </w:r>
            <w:r>
              <w:rPr>
                <w:rFonts w:hint="eastAsia" w:ascii="Consolas" w:hAnsi="Consolas" w:eastAsia="Consolas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8"/>
                <w:szCs w:val="18"/>
              </w:rPr>
              <w:t>value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8"/>
                <w:szCs w:val="18"/>
              </w:rPr>
              <w:t>"3"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未审核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label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li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</w:rPr>
              <w:t>ul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8"/>
                <w:szCs w:val="18"/>
                <w:highlight w:val="lightGray"/>
              </w:rPr>
              <w:t>div</w:t>
            </w:r>
            <w:r>
              <w:rPr>
                <w:rFonts w:hint="eastAsia" w:ascii="Consolas" w:hAnsi="Consolas" w:eastAsia="Consolas"/>
                <w:color w:val="008080"/>
                <w:sz w:val="18"/>
                <w:szCs w:val="18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 xml:space="preserve">btnSearch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  <w:highlight w:val="white"/>
              </w:rPr>
              <w:t>"#btnSearch"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>,</w:t>
            </w:r>
          </w:p>
        </w:tc>
      </w:tr>
    </w:tbl>
    <w:p>
      <w:r>
        <w:rPr>
          <w:rFonts w:hint="eastAsia"/>
        </w:rPr>
        <w:t>然后我们就可以去看看查询方法了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dataGridConfig = initDataGrid();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gd =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'#dataGrid'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).YssDataGrid(dataGridConfig);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addEvent();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initDataGrid()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btnSearch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"#btnSearch"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dataGrid :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"#dataGrid"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),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url : bundlePath +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"/user"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</w:p>
        </w:tc>
      </w:tr>
    </w:tbl>
    <w:p>
      <w:pPr>
        <w:rPr>
          <w:rFonts w:ascii="Consolas" w:hAnsi="Consolas" w:eastAsia="宋体"/>
          <w:color w:val="000000"/>
          <w:sz w:val="18"/>
          <w:szCs w:val="18"/>
        </w:rPr>
      </w:pPr>
      <w:r>
        <w:rPr>
          <w:rFonts w:hint="eastAsia"/>
        </w:rPr>
        <w:t>我们去看一下</w:t>
      </w:r>
      <w:r>
        <w:rPr>
          <w:rFonts w:hint="eastAsia" w:ascii="Consolas" w:hAnsi="Consolas" w:eastAsia="Consolas"/>
          <w:color w:val="000000"/>
          <w:sz w:val="18"/>
          <w:szCs w:val="18"/>
        </w:rPr>
        <w:t>YssDataGrid</w:t>
      </w:r>
      <w:r>
        <w:rPr>
          <w:rFonts w:hint="eastAsia" w:ascii="Consolas" w:hAnsi="Consolas" w:eastAsia="宋体"/>
          <w:color w:val="000000"/>
          <w:sz w:val="18"/>
          <w:szCs w:val="18"/>
        </w:rPr>
        <w:t>方法</w:t>
      </w:r>
    </w:p>
    <w:p>
      <w:r>
        <w:drawing>
          <wp:inline distT="0" distB="0" distL="114300" distR="114300">
            <wp:extent cx="5271135" cy="3136900"/>
            <wp:effectExtent l="0" t="0" r="1206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这里我们给定了operate的值，</w:t>
      </w:r>
    </w:p>
    <w:p>
      <w:r>
        <w:rPr>
          <w:rFonts w:hint="eastAsia"/>
        </w:rPr>
        <w:t>这样我们URL和operate的值都有了，这样我们就可以根据上面同样的方式去寻找后台的方法了；</w:t>
      </w:r>
    </w:p>
    <w:p>
      <w:r>
        <w:rPr>
          <w:rFonts w:hint="eastAsia"/>
        </w:rPr>
        <w:t>我们去看一下自定义的servlet</w:t>
      </w:r>
    </w:p>
    <w:p>
      <w:r>
        <w:drawing>
          <wp:inline distT="0" distB="0" distL="114300" distR="114300">
            <wp:extent cx="5269230" cy="3160395"/>
            <wp:effectExtent l="0" t="0" r="1270" b="1905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这里我们重写了getService方法，这样我们去寻找方法去baseServlet去寻找query方法，</w:t>
      </w:r>
    </w:p>
    <w:p>
      <w:r>
        <w:drawing>
          <wp:inline distT="0" distB="0" distL="114300" distR="114300">
            <wp:extent cx="5273040" cy="2960370"/>
            <wp:effectExtent l="0" t="0" r="10160" b="1143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在这里我们调用了自己的service。</w:t>
      </w:r>
    </w:p>
    <w:p>
      <w:r>
        <w:drawing>
          <wp:inline distT="0" distB="0" distL="114300" distR="114300">
            <wp:extent cx="5273040" cy="758190"/>
            <wp:effectExtent l="0" t="0" r="10160" b="3810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这里的时候我们就会去调用自定义的service里去寻找方法了，</w:t>
      </w:r>
    </w:p>
    <w:p>
      <w:r>
        <w:drawing>
          <wp:inline distT="0" distB="0" distL="114300" distR="114300">
            <wp:extent cx="5271770" cy="1927860"/>
            <wp:effectExtent l="0" t="0" r="11430" b="2540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7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这样我们就可以把数据返回到我们之前写过的jqGrid的表格里去映射了，这样我们写的数据就会在页面上展示了；</w:t>
      </w:r>
    </w:p>
    <w:p>
      <w:pPr>
        <w:pStyle w:val="3"/>
      </w:pPr>
      <w:bookmarkStart w:id="38" w:name="_Toc28581"/>
      <w:r>
        <w:rPr>
          <w:rFonts w:hint="eastAsia"/>
        </w:rPr>
        <w:t>添加用户</w:t>
      </w:r>
      <w:bookmarkEnd w:id="38"/>
    </w:p>
    <w:p>
      <w:r>
        <w:rPr>
          <w:rFonts w:hint="eastAsia"/>
        </w:rPr>
        <w:t>新增方法也是同上述方式类似：</w:t>
      </w:r>
    </w:p>
    <w:p>
      <w:r>
        <w:rPr>
          <w:rFonts w:hint="eastAsia"/>
        </w:rPr>
        <w:t>在user_list页面中点击新增按钮，这时候我们会去user.js中获取到点击这个按钮执行的方法；在user.js的initDataGrid方法中找到对应的id</w:t>
      </w:r>
    </w:p>
    <w:p>
      <w:r>
        <w:drawing>
          <wp:inline distT="0" distB="0" distL="114300" distR="114300">
            <wp:extent cx="4432300" cy="4432300"/>
            <wp:effectExtent l="0" t="0" r="0" b="0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43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再去执行相应的方法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btnAdd(event)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status =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"add"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initForm(getEmptyRowData());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'#signupForm'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).find(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'select'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).not(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":hidden"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).each(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).prop(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'selectedIndex'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0);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"#operate"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).val(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"save"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打开窗口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 = YssLayer.createDialogWithToolBar(1,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"添加用户"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'#form_id'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),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'#toolbar'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).html());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unreadonly();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</w:tc>
      </w:tr>
    </w:tbl>
    <w:p>
      <w:r>
        <w:rPr>
          <w:rFonts w:hint="eastAsia"/>
        </w:rPr>
        <w:t>标红的那一段我们都知道啦，那就是弹出新增form表单窗口；并将id为operate的值设为save,这就是为我们点击保存方法传值了;</w:t>
      </w:r>
    </w:p>
    <w:p>
      <w:r>
        <w:rPr>
          <w:rFonts w:hint="eastAsia"/>
        </w:rPr>
        <w:t>填写完数据之后，我们就可以点击保存了；</w:t>
      </w:r>
    </w:p>
    <w:p>
      <w:r>
        <w:drawing>
          <wp:inline distT="0" distB="0" distL="114300" distR="114300">
            <wp:extent cx="5267325" cy="1075690"/>
            <wp:effectExtent l="0" t="0" r="3175" b="3810"/>
            <wp:docPr id="4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5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点击保存之后我们会去user.js中执行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重写的保存事件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lightGray"/>
              </w:rPr>
              <w:t>layer_save_event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(e)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console.info(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"save....."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data = Common.getFormData(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"#signupForm"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parameter = {};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parameter.data = data;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parameter.operate = data.operate2;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$.ajax({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type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"post"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访问WebService使用Post方式请求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contentType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"application/x-www-form-urlencoded; charset=UTF-8"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url : bundlePath +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"/user"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调用WebService的地址和方法名称组合 ---- WsURL/方法名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data :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"parameter"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: JSON.stringify(parameter)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},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这里是要传递的参数，格式为 data: "{paraNamearaValue}",下面将会看到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dataType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'json'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success 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(result) {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回调函数，result，返回值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retdData = result.data;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(result &amp;&amp; !result.success)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YssLayer.messageAlter(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"保存失败！！！"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2);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false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'#operate'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).val(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'view'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'#dataGrid'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).trigger(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"reloadGrid"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isreadonly();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YssLayer.messageDialogOnRightDown(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"保存成功！！！"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2000);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</w:tc>
      </w:tr>
    </w:tbl>
    <w:p/>
    <w:p>
      <w:r>
        <w:rPr>
          <w:rFonts w:hint="eastAsia"/>
        </w:rPr>
        <w:t>这个按钮执行的方法是我们封装的，不用知道怎么来的，用的时候只要在界面中引入基本js文件和引入</w:t>
      </w:r>
      <w:r>
        <w:rPr>
          <w:rFonts w:hint="eastAsia" w:ascii="Consolas" w:hAnsi="Consolas" w:eastAsia="Consolas"/>
          <w:i/>
          <w:color w:val="2A00FF"/>
          <w:sz w:val="20"/>
          <w:highlight w:val="white"/>
        </w:rPr>
        <w:t>laydate.js</w:t>
      </w:r>
      <w:r>
        <w:rPr>
          <w:rFonts w:hint="eastAsia"/>
        </w:rPr>
        <w:t>就可以了；</w:t>
      </w:r>
    </w:p>
    <w:p>
      <w:r>
        <w:rPr>
          <w:rFonts w:hint="eastAsia"/>
        </w:rPr>
        <w:t>数据封装就是通过485行封装为data，然后再给数组parameter；</w:t>
      </w:r>
    </w:p>
    <w:p>
      <w:r>
        <w:rPr>
          <w:rFonts w:hint="eastAsia"/>
        </w:rPr>
        <w:t>下面就是一些ajax的操作了，指定url；这样我们就可以去访问后台数据了；</w:t>
      </w:r>
    </w:p>
    <w:p>
      <w:r>
        <w:rPr>
          <w:rFonts w:hint="eastAsia"/>
        </w:rPr>
        <w:t>方法和查询类似；</w:t>
      </w:r>
    </w:p>
    <w:p>
      <w:pPr>
        <w:pStyle w:val="3"/>
      </w:pPr>
      <w:bookmarkStart w:id="39" w:name="_Toc30367"/>
      <w:r>
        <w:rPr>
          <w:rFonts w:hint="eastAsia"/>
        </w:rPr>
        <w:t>修改用户</w:t>
      </w:r>
      <w:bookmarkEnd w:id="39"/>
    </w:p>
    <w:p>
      <w:r>
        <w:rPr>
          <w:rFonts w:hint="eastAsia"/>
        </w:rPr>
        <w:t>选中一行点击修改，我们就可以对数据进行修改了，点击修改的方法我们也进行了封装，在user.js里我们可以找到修改的方法；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lightGray"/>
              </w:rPr>
              <w:t>btnEdit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(event)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status =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"edit"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dg = event.data.dataGrid;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(!Common.checkSelectOne(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'#dataGrid'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id = dg.jqGrid(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'getGridParam'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'selrow'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data = dg.jqGrid(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'getRowData'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id);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initForm(data);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'#operate'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).val(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'update'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 = YssLayer.createDialogWithToolBar(1,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"修改用户"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'#form_id'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),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'#toolbar'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).html());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unreadonly();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'#c_USER_CODE'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).attr(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'readonly'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</w:tc>
      </w:tr>
    </w:tbl>
    <w:p/>
    <w:p>
      <w:pPr>
        <w:rPr>
          <w:rFonts w:ascii="Consolas" w:hAnsi="Consolas" w:eastAsia="宋体"/>
          <w:color w:val="000000"/>
          <w:sz w:val="20"/>
          <w:highlight w:val="white"/>
        </w:rPr>
      </w:pP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var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id = dg.jqGrid(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'getGridParam'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'selrow'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);</w:t>
      </w:r>
      <w:r>
        <w:rPr>
          <w:rFonts w:hint="eastAsia" w:ascii="Consolas" w:hAnsi="Consolas" w:eastAsia="宋体"/>
          <w:color w:val="000000"/>
          <w:sz w:val="20"/>
          <w:highlight w:val="white"/>
        </w:rPr>
        <w:t>获得选中行的ID</w:t>
      </w:r>
    </w:p>
    <w:p>
      <w:pPr>
        <w:rPr>
          <w:rFonts w:ascii="Consolas" w:hAnsi="Consolas" w:eastAsia="宋体"/>
          <w:color w:val="000000"/>
          <w:sz w:val="20"/>
          <w:highlight w:val="white"/>
        </w:rPr>
      </w:pP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var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data = dg.jqGrid(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'getRowData'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, id);</w:t>
      </w:r>
      <w:r>
        <w:rPr>
          <w:rFonts w:hint="eastAsia" w:ascii="Consolas" w:hAnsi="Consolas" w:eastAsia="宋体"/>
          <w:color w:val="000000"/>
          <w:sz w:val="20"/>
          <w:highlight w:val="white"/>
        </w:rPr>
        <w:t>获得整行的数据</w:t>
      </w:r>
    </w:p>
    <w:p>
      <w:pPr>
        <w:rPr>
          <w:rFonts w:ascii="Consolas" w:hAnsi="Consolas" w:eastAsia="宋体"/>
          <w:color w:val="000000"/>
          <w:sz w:val="20"/>
          <w:highlight w:val="white"/>
        </w:rPr>
      </w:pPr>
      <w:r>
        <w:rPr>
          <w:rFonts w:hint="eastAsia" w:ascii="Consolas" w:hAnsi="Consolas" w:eastAsia="Consolas"/>
          <w:color w:val="000000"/>
          <w:sz w:val="20"/>
          <w:highlight w:val="lightGray"/>
        </w:rPr>
        <w:t>initForm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(data);</w:t>
      </w:r>
      <w:r>
        <w:rPr>
          <w:rFonts w:hint="eastAsia" w:ascii="Consolas" w:hAnsi="Consolas" w:eastAsia="宋体"/>
          <w:color w:val="000000"/>
          <w:sz w:val="20"/>
          <w:highlight w:val="white"/>
        </w:rPr>
        <w:t>初始化数据；</w:t>
      </w:r>
    </w:p>
    <w:p>
      <w:pPr>
        <w:rPr>
          <w:rFonts w:ascii="Consolas" w:hAnsi="Consolas" w:eastAsia="宋体"/>
          <w:color w:val="2A00FF"/>
          <w:sz w:val="20"/>
          <w:highlight w:val="white"/>
        </w:rPr>
      </w:pPr>
      <w:r>
        <w:rPr>
          <w:rFonts w:hint="eastAsia" w:ascii="Consolas" w:hAnsi="Consolas" w:eastAsia="Consolas"/>
          <w:color w:val="000000"/>
          <w:sz w:val="20"/>
          <w:highlight w:val="white"/>
        </w:rPr>
        <w:t>$(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'#</w:t>
      </w:r>
      <w:r>
        <w:rPr>
          <w:rFonts w:hint="eastAsia" w:ascii="Consolas" w:hAnsi="Consolas" w:eastAsia="宋体"/>
          <w:color w:val="2A00FF"/>
          <w:sz w:val="20"/>
          <w:highlight w:val="white"/>
        </w:rPr>
        <w:t>operate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).val(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'update'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);</w:t>
      </w:r>
      <w:r>
        <w:rPr>
          <w:rFonts w:hint="eastAsia" w:ascii="Consolas" w:hAnsi="Consolas" w:eastAsia="宋体"/>
          <w:color w:val="000000"/>
          <w:sz w:val="20"/>
          <w:highlight w:val="white"/>
        </w:rPr>
        <w:t>设置</w:t>
      </w:r>
      <w:r>
        <w:rPr>
          <w:rFonts w:hint="eastAsia" w:ascii="Consolas" w:hAnsi="Consolas" w:eastAsia="宋体"/>
          <w:color w:val="2A00FF"/>
          <w:sz w:val="20"/>
          <w:highlight w:val="white"/>
        </w:rPr>
        <w:t>operate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</w:t>
      </w:r>
      <w:r>
        <w:rPr>
          <w:rFonts w:hint="eastAsia" w:ascii="Consolas" w:hAnsi="Consolas" w:eastAsia="宋体"/>
          <w:color w:val="2A00FF"/>
          <w:sz w:val="20"/>
          <w:highlight w:val="white"/>
        </w:rPr>
        <w:t>值为update；</w:t>
      </w:r>
    </w:p>
    <w:p>
      <w:r>
        <w:drawing>
          <wp:inline distT="0" distB="0" distL="114300" distR="114300">
            <wp:extent cx="5273040" cy="377825"/>
            <wp:effectExtent l="0" t="0" r="10160" b="3175"/>
            <wp:docPr id="4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打开新窗口，并赋值；</w:t>
      </w:r>
    </w:p>
    <w:p>
      <w:pPr>
        <w:rPr>
          <w:rFonts w:ascii="Consolas" w:hAnsi="Consolas" w:eastAsia="宋体"/>
          <w:color w:val="000000"/>
          <w:sz w:val="20"/>
          <w:highlight w:val="white"/>
        </w:rPr>
      </w:pPr>
      <w:r>
        <w:rPr>
          <w:rFonts w:hint="eastAsia" w:ascii="Consolas" w:hAnsi="Consolas" w:eastAsia="Consolas"/>
          <w:color w:val="000000"/>
          <w:sz w:val="20"/>
          <w:highlight w:val="white"/>
        </w:rPr>
        <w:t>unreadonly();</w:t>
      </w:r>
      <w:r>
        <w:rPr>
          <w:rFonts w:hint="eastAsia" w:ascii="Consolas" w:hAnsi="Consolas" w:eastAsia="宋体"/>
          <w:color w:val="000000"/>
          <w:sz w:val="20"/>
          <w:highlight w:val="white"/>
        </w:rPr>
        <w:t>设置页面为可编辑；</w:t>
      </w:r>
    </w:p>
    <w:p>
      <w:pPr>
        <w:rPr>
          <w:rFonts w:ascii="Consolas" w:hAnsi="Consolas" w:eastAsia="宋体"/>
          <w:color w:val="000000"/>
          <w:sz w:val="20"/>
          <w:highlight w:val="white"/>
        </w:rPr>
      </w:pPr>
      <w:r>
        <w:rPr>
          <w:rFonts w:hint="eastAsia" w:ascii="Consolas" w:hAnsi="Consolas" w:eastAsia="Consolas"/>
          <w:color w:val="000000"/>
          <w:sz w:val="20"/>
          <w:highlight w:val="white"/>
        </w:rPr>
        <w:t>$(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'#c_USER_CODE'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).attr(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'readonly'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true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);</w:t>
      </w:r>
      <w:r>
        <w:rPr>
          <w:rFonts w:hint="eastAsia" w:ascii="Consolas" w:hAnsi="Consolas" w:eastAsia="宋体"/>
          <w:color w:val="000000"/>
          <w:sz w:val="20"/>
          <w:highlight w:val="white"/>
        </w:rPr>
        <w:t>设置字段id为这个的不可编辑；</w:t>
      </w:r>
    </w:p>
    <w:p>
      <w:r>
        <w:rPr>
          <w:rFonts w:hint="eastAsia"/>
        </w:rPr>
        <w:t>弹出框以后修改好值，就可以点击保存了，保存的方式和新增类似；</w:t>
      </w:r>
    </w:p>
    <w:p>
      <w:pPr>
        <w:pStyle w:val="3"/>
      </w:pPr>
      <w:bookmarkStart w:id="40" w:name="_Toc12766"/>
      <w:r>
        <w:rPr>
          <w:rFonts w:hint="eastAsia"/>
        </w:rPr>
        <w:t>删除用户</w:t>
      </w:r>
      <w:bookmarkEnd w:id="40"/>
    </w:p>
    <w:p>
      <w:r>
        <w:rPr>
          <w:rFonts w:hint="eastAsia"/>
        </w:rPr>
        <w:t>点击页面上的删除按钮，就可以进行删除了</w:t>
      </w:r>
    </w:p>
    <w:p>
      <w:r>
        <w:rPr>
          <w:rFonts w:hint="eastAsia"/>
        </w:rPr>
        <w:t xml:space="preserve">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lightGray"/>
              </w:rPr>
              <w:t>btnDelete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(event)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console.info(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"delete....."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(!Common.checkSelectMulti(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'#dataGrid'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status =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"delete"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gd = event.data.dataGrid;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id = gd.jqGrid(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'getGridParam'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'selrow'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data = gd.jqGrid(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'getRowData'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id);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usercode = data.c_USER_CODE;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(usercode ==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"SYS"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|| usercode ==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"chf"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YssLayer.messageAlter(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"系统用户，不允许删除！"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2);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status = data.c_DV_STATE;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(status !=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'ENAB'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YssLayer.messageAlter(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"审核通过，不允许删除！"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2);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index = YssLayer.showConfirm(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"确定删除吗？"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()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'#operate'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).val(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'del'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parameter = {};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parameter.data = data;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parameter.operate = 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'#operate2'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).val();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$.ajax({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type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"post"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访问WebService使用Post方式请求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contentType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"application/x-www-form-urlencoded; charset=UTF-8"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url : bundlePath +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"/user"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调用WebService的地址和方法名称组合 ---- WsURL/方法名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data :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"parameter"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: JSON.stringify(parameter)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},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这里是要传递的参数，格式为 data: "{paraName:paraValue}",下面将会看到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dataType : 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'json'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success :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(result) { 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 回调函数，result，返回值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//</w:t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18"/>
                <w:szCs w:val="18"/>
              </w:rPr>
              <w:t>retdData = result.data;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(result &amp;&amp; !result.success)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YssLayer.messageAlter(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"删除用户失败！！！"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2);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return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false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18"/>
                <w:szCs w:val="18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 xml:space="preserve"> {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'#operate'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).val(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'view'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$(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'#dataGrid'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).trigger(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"reloadGrid"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isreadonly();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YssLayer.messageDialogOnRightDown(</w:t>
            </w:r>
            <w:r>
              <w:rPr>
                <w:rFonts w:hint="eastAsia" w:ascii="Consolas" w:hAnsi="Consolas" w:eastAsia="Consolas"/>
                <w:color w:val="2A00FF"/>
                <w:sz w:val="18"/>
                <w:szCs w:val="18"/>
              </w:rPr>
              <w:t>"删除成功！"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, 2000);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YssLayer.closeLayer(index);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  <w:p>
            <w:pPr>
              <w:spacing w:line="240" w:lineRule="auto"/>
              <w:jc w:val="left"/>
              <w:rPr>
                <w:rFonts w:ascii="Consolas" w:hAnsi="Consolas" w:eastAsia="Consolas"/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});</w:t>
            </w:r>
          </w:p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color w:val="000000"/>
                <w:sz w:val="18"/>
                <w:szCs w:val="18"/>
              </w:rPr>
              <w:t>}</w:t>
            </w:r>
          </w:p>
        </w:tc>
      </w:tr>
    </w:tbl>
    <w:p/>
    <w:p>
      <w:pPr>
        <w:pStyle w:val="3"/>
      </w:pPr>
      <w:bookmarkStart w:id="41" w:name="_Toc23630"/>
      <w:r>
        <w:rPr>
          <w:rFonts w:hint="eastAsia"/>
        </w:rPr>
        <w:t>审核、反审核用户</w:t>
      </w:r>
      <w:bookmarkEnd w:id="41"/>
    </w:p>
    <w:p/>
    <w:p>
      <w:r>
        <w:rPr>
          <w:rFonts w:hint="eastAsia"/>
        </w:rPr>
        <w:t>写完了增删改查，特别说明一下：</w:t>
      </w:r>
    </w:p>
    <w:p>
      <w:r>
        <w:drawing>
          <wp:inline distT="0" distB="0" distL="114300" distR="114300">
            <wp:extent cx="5270500" cy="588010"/>
            <wp:effectExtent l="0" t="0" r="0" b="8890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8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这些按钮触发的方法是user.js中的initDataGrid方法按id来定义方法的；</w:t>
      </w:r>
    </w:p>
    <w:p>
      <w:r>
        <w:rPr>
          <w:rFonts w:hint="eastAsia"/>
        </w:rPr>
        <w:t>新增：btnAdd();</w:t>
      </w:r>
    </w:p>
    <w:p>
      <w:r>
        <w:rPr>
          <w:rFonts w:hint="eastAsia"/>
        </w:rPr>
        <w:t>修改：btnEdit();</w:t>
      </w:r>
    </w:p>
    <w:p>
      <w:r>
        <w:rPr>
          <w:rFonts w:hint="eastAsia"/>
        </w:rPr>
        <w:t>删除：btnDelete();</w:t>
      </w:r>
    </w:p>
    <w:p>
      <w:r>
        <w:drawing>
          <wp:inline distT="0" distB="0" distL="114300" distR="114300">
            <wp:extent cx="2527300" cy="419100"/>
            <wp:effectExtent l="0" t="0" r="0" b="0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这些按钮触发的事件是我们系统重写的方法，调用的方法名是这样的</w:t>
      </w:r>
    </w:p>
    <w:p>
      <w:r>
        <w:rPr>
          <w:rFonts w:hint="eastAsia"/>
        </w:rPr>
        <w:t>新增：layer_add_event()</w:t>
      </w:r>
    </w:p>
    <w:p>
      <w:r>
        <w:rPr>
          <w:rFonts w:hint="eastAsia"/>
        </w:rPr>
        <w:t>修改：layer_edit_event()</w:t>
      </w:r>
    </w:p>
    <w:p>
      <w:r>
        <w:rPr>
          <w:rFonts w:hint="eastAsia"/>
        </w:rPr>
        <w:t>删除：layer_delete_event()</w:t>
      </w:r>
    </w:p>
    <w:p>
      <w:r>
        <w:rPr>
          <w:rFonts w:hint="eastAsia"/>
        </w:rPr>
        <w:t>保存：layer_save_event();</w:t>
      </w:r>
    </w:p>
    <w:p/>
    <w:sectPr>
      <w:headerReference r:id="rId3" w:type="default"/>
      <w:footerReference r:id="rId4" w:type="default"/>
      <w:pgSz w:w="11906" w:h="16838"/>
      <w:pgMar w:top="1709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Eras Bk BT">
    <w:altName w:val="Verdana"/>
    <w:panose1 w:val="00000000000000000000"/>
    <w:charset w:val="00"/>
    <w:family w:val="swiss"/>
    <w:pitch w:val="default"/>
    <w:sig w:usb0="00000000" w:usb1="00000000" w:usb2="00000000" w:usb3="00000000" w:csb0="0000001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auto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309020205020404"/>
    <w:charset w:val="86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4000500</wp:posOffset>
              </wp:positionH>
              <wp:positionV relativeFrom="paragraph">
                <wp:posOffset>-29210</wp:posOffset>
              </wp:positionV>
              <wp:extent cx="1257300" cy="297180"/>
              <wp:effectExtent l="0" t="0" r="0" b="7620"/>
              <wp:wrapNone/>
              <wp:docPr id="8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297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页(共</w: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页)</w:t>
                          </w: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left:315pt;margin-top:-2.3pt;height:23.4pt;width:99pt;z-index:251659264;mso-width-relative:page;mso-height-relative:page;" fillcolor="#FFFFFF" filled="t" stroked="f" coordsize="21600,21600" o:gfxdata="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5qu&#10;sdgAAAAJAQAADwAAAAAAAAABACAAAAAiAAAAZHJzL2Rvd25yZXYueG1sUEsBAhQAFAAAAAgAh07i&#10;QASoM/KwAQAANQMAAA4AAAAAAAAAAQAgAAAAJwEAAGRycy9lMm9Eb2MueG1sUEsFBgAAAAAGAAYA&#10;WQEAAEk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页(共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592455</wp:posOffset>
              </wp:positionV>
              <wp:extent cx="5257800" cy="297180"/>
              <wp:effectExtent l="0" t="0" r="0" b="7620"/>
              <wp:wrapNone/>
              <wp:docPr id="9" name="矩形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7800" cy="2971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矩形 1027" o:spid="_x0000_s1026" o:spt="1" style="position:absolute;left:0pt;margin-left:0pt;margin-top:46.65pt;height:23.4pt;width:414pt;z-index:251658240;mso-width-relative:page;mso-height-relative:page;" fillcolor="#000000" filled="t" stroked="f" coordsize="21600,21600" o:gfxdata="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OcJ0b/WAAAABwEAAA8AAAAAAAAAAQAg&#10;AAAAIgAAAGRycy9kb3ducmV2LnhtbFBLAQIUABQAAAAIAIdO4kBYAfDRngEAAB0DAAAOAAAAAAAA&#10;AAEAIAAAACUBAABkcnMvZTJvRG9jLnhtbFBLBQYAAAAABgAGAFkBAAA1BQAAAAA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4156"/>
        <w:tab w:val="clear" w:pos="4153"/>
        <w:tab w:val="clear" w:pos="8306"/>
      </w:tabs>
      <w:jc w:val="both"/>
      <w:rPr>
        <w:rFonts w:eastAsia="楷体_GB2312"/>
        <w:b/>
      </w:rPr>
    </w:pPr>
    <w:r>
      <w:rPr>
        <w:rFonts w:hint="eastAsia"/>
      </w:rPr>
      <w:drawing>
        <wp:inline distT="0" distB="0" distL="114300" distR="114300">
          <wp:extent cx="2136775" cy="300355"/>
          <wp:effectExtent l="0" t="0" r="15875" b="4445"/>
          <wp:docPr id="1" name="图片 2" descr="赢时胜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赢时胜小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6775" cy="3003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 w:eastAsia="楷体_GB2312"/>
        <w:b/>
      </w:rPr>
      <w:t xml:space="preserve">                                    </w:t>
    </w:r>
    <w:r>
      <w:rPr>
        <w:rFonts w:eastAsia="楷体_GB2312"/>
        <w:b/>
      </w:rPr>
      <w:tab/>
    </w:r>
    <w:r>
      <w:rPr>
        <w:rFonts w:eastAsia="楷体_GB2312"/>
        <w:b/>
      </w:rPr>
      <w:tab/>
    </w:r>
    <w:r>
      <w:rPr>
        <w:rFonts w:hint="eastAsia" w:eastAsia="楷体_GB2312"/>
        <w:b/>
      </w:rPr>
      <w:t>开发手册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D016E"/>
    <w:multiLevelType w:val="multilevel"/>
    <w:tmpl w:val="05ED016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3D92551"/>
    <w:multiLevelType w:val="multilevel"/>
    <w:tmpl w:val="13D92551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2">
    <w:nsid w:val="598A9F2C"/>
    <w:multiLevelType w:val="singleLevel"/>
    <w:tmpl w:val="598A9F2C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98AA08B"/>
    <w:multiLevelType w:val="singleLevel"/>
    <w:tmpl w:val="598AA08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98AA42C"/>
    <w:multiLevelType w:val="singleLevel"/>
    <w:tmpl w:val="598AA42C"/>
    <w:lvl w:ilvl="0" w:tentative="0">
      <w:start w:val="2"/>
      <w:numFmt w:val="decimal"/>
      <w:suff w:val="nothing"/>
      <w:lvlText w:val="%1."/>
      <w:lvlJc w:val="left"/>
    </w:lvl>
  </w:abstractNum>
  <w:abstractNum w:abstractNumId="5">
    <w:nsid w:val="598AC0CC"/>
    <w:multiLevelType w:val="singleLevel"/>
    <w:tmpl w:val="598AC0CC"/>
    <w:lvl w:ilvl="0" w:tentative="0">
      <w:start w:val="2"/>
      <w:numFmt w:val="decimal"/>
      <w:suff w:val="nothing"/>
      <w:lvlText w:val="%1)"/>
      <w:lvlJc w:val="left"/>
    </w:lvl>
  </w:abstractNum>
  <w:abstractNum w:abstractNumId="6">
    <w:nsid w:val="598AD4F2"/>
    <w:multiLevelType w:val="singleLevel"/>
    <w:tmpl w:val="598AD4F2"/>
    <w:lvl w:ilvl="0" w:tentative="0">
      <w:start w:val="2"/>
      <w:numFmt w:val="decimal"/>
      <w:suff w:val="nothing"/>
      <w:lvlText w:val="%1)"/>
      <w:lvlJc w:val="left"/>
    </w:lvl>
  </w:abstractNum>
  <w:abstractNum w:abstractNumId="7">
    <w:nsid w:val="5A463D9E"/>
    <w:multiLevelType w:val="singleLevel"/>
    <w:tmpl w:val="5A463D9E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5A5CA55E"/>
    <w:multiLevelType w:val="singleLevel"/>
    <w:tmpl w:val="5A5CA55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我夫银臭屁杨">
    <w15:presenceInfo w15:providerId="WPS Office" w15:userId="4167390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719C"/>
    <w:rsid w:val="000A5C8B"/>
    <w:rsid w:val="000D4894"/>
    <w:rsid w:val="000F6F8D"/>
    <w:rsid w:val="00164A22"/>
    <w:rsid w:val="00172A27"/>
    <w:rsid w:val="001D6B51"/>
    <w:rsid w:val="001F064A"/>
    <w:rsid w:val="00220494"/>
    <w:rsid w:val="002B0D97"/>
    <w:rsid w:val="00331E01"/>
    <w:rsid w:val="00333966"/>
    <w:rsid w:val="003514A6"/>
    <w:rsid w:val="00391E9F"/>
    <w:rsid w:val="003A392C"/>
    <w:rsid w:val="00411CD6"/>
    <w:rsid w:val="0042668D"/>
    <w:rsid w:val="0043116A"/>
    <w:rsid w:val="0049658F"/>
    <w:rsid w:val="00513924"/>
    <w:rsid w:val="0052799C"/>
    <w:rsid w:val="0053578B"/>
    <w:rsid w:val="0055316E"/>
    <w:rsid w:val="0057105C"/>
    <w:rsid w:val="00584CAD"/>
    <w:rsid w:val="0059777D"/>
    <w:rsid w:val="006460C4"/>
    <w:rsid w:val="006F6793"/>
    <w:rsid w:val="00722EC8"/>
    <w:rsid w:val="00733B36"/>
    <w:rsid w:val="007B7FFD"/>
    <w:rsid w:val="007C42F5"/>
    <w:rsid w:val="00805A1D"/>
    <w:rsid w:val="00811559"/>
    <w:rsid w:val="00897B4B"/>
    <w:rsid w:val="008A3E70"/>
    <w:rsid w:val="008C68F8"/>
    <w:rsid w:val="008D413A"/>
    <w:rsid w:val="008D7B17"/>
    <w:rsid w:val="008E283F"/>
    <w:rsid w:val="008E44A3"/>
    <w:rsid w:val="00992AF0"/>
    <w:rsid w:val="009C57B1"/>
    <w:rsid w:val="00A14DF2"/>
    <w:rsid w:val="00AA54B7"/>
    <w:rsid w:val="00AD22BE"/>
    <w:rsid w:val="00B0424B"/>
    <w:rsid w:val="00B17BC2"/>
    <w:rsid w:val="00B24742"/>
    <w:rsid w:val="00B31808"/>
    <w:rsid w:val="00B61503"/>
    <w:rsid w:val="00B8017F"/>
    <w:rsid w:val="00BA7995"/>
    <w:rsid w:val="00BD6BC9"/>
    <w:rsid w:val="00BE3C4A"/>
    <w:rsid w:val="00C52F30"/>
    <w:rsid w:val="00C66E0B"/>
    <w:rsid w:val="00C902A2"/>
    <w:rsid w:val="00D0706D"/>
    <w:rsid w:val="00D11845"/>
    <w:rsid w:val="00D74147"/>
    <w:rsid w:val="00DB2007"/>
    <w:rsid w:val="00DC199E"/>
    <w:rsid w:val="00DC1C3A"/>
    <w:rsid w:val="00DF23CD"/>
    <w:rsid w:val="00DF3FBB"/>
    <w:rsid w:val="00E062AC"/>
    <w:rsid w:val="00E3074B"/>
    <w:rsid w:val="00E52C7D"/>
    <w:rsid w:val="00E960BA"/>
    <w:rsid w:val="00EA4A41"/>
    <w:rsid w:val="00F039C7"/>
    <w:rsid w:val="00F76E07"/>
    <w:rsid w:val="00FA46F6"/>
    <w:rsid w:val="00FB5957"/>
    <w:rsid w:val="00FD3AFA"/>
    <w:rsid w:val="00FE1DB4"/>
    <w:rsid w:val="00FE387F"/>
    <w:rsid w:val="0105249E"/>
    <w:rsid w:val="011524FB"/>
    <w:rsid w:val="012A6BDC"/>
    <w:rsid w:val="013A5CF3"/>
    <w:rsid w:val="01967AF5"/>
    <w:rsid w:val="01D6485F"/>
    <w:rsid w:val="02143CE6"/>
    <w:rsid w:val="023E4EBA"/>
    <w:rsid w:val="02756EAC"/>
    <w:rsid w:val="02942878"/>
    <w:rsid w:val="02B743A5"/>
    <w:rsid w:val="02F90281"/>
    <w:rsid w:val="03262DA4"/>
    <w:rsid w:val="03265A9A"/>
    <w:rsid w:val="03413869"/>
    <w:rsid w:val="036200A2"/>
    <w:rsid w:val="038A0923"/>
    <w:rsid w:val="03E81A15"/>
    <w:rsid w:val="041B73EC"/>
    <w:rsid w:val="0431317A"/>
    <w:rsid w:val="04514890"/>
    <w:rsid w:val="048B7C15"/>
    <w:rsid w:val="049030F2"/>
    <w:rsid w:val="04F22D47"/>
    <w:rsid w:val="050347C8"/>
    <w:rsid w:val="050D70B2"/>
    <w:rsid w:val="05353A57"/>
    <w:rsid w:val="055511ED"/>
    <w:rsid w:val="056422F5"/>
    <w:rsid w:val="05A37674"/>
    <w:rsid w:val="05C95356"/>
    <w:rsid w:val="05E60890"/>
    <w:rsid w:val="05F31738"/>
    <w:rsid w:val="06223B0F"/>
    <w:rsid w:val="06305C2D"/>
    <w:rsid w:val="06392C3E"/>
    <w:rsid w:val="06420288"/>
    <w:rsid w:val="06566CFA"/>
    <w:rsid w:val="06740994"/>
    <w:rsid w:val="06907178"/>
    <w:rsid w:val="06A03AB1"/>
    <w:rsid w:val="06B6400A"/>
    <w:rsid w:val="06C33D6D"/>
    <w:rsid w:val="06DE1F2B"/>
    <w:rsid w:val="0705649D"/>
    <w:rsid w:val="07582948"/>
    <w:rsid w:val="076B6C3D"/>
    <w:rsid w:val="07707D76"/>
    <w:rsid w:val="078A4194"/>
    <w:rsid w:val="078B37AC"/>
    <w:rsid w:val="07AE3224"/>
    <w:rsid w:val="07CF0914"/>
    <w:rsid w:val="084D416F"/>
    <w:rsid w:val="08613D60"/>
    <w:rsid w:val="086502E8"/>
    <w:rsid w:val="08697723"/>
    <w:rsid w:val="08723609"/>
    <w:rsid w:val="08BB111D"/>
    <w:rsid w:val="08C06631"/>
    <w:rsid w:val="08EA5DC7"/>
    <w:rsid w:val="097143BF"/>
    <w:rsid w:val="099165B1"/>
    <w:rsid w:val="09A16878"/>
    <w:rsid w:val="09A66ED9"/>
    <w:rsid w:val="09B13AA5"/>
    <w:rsid w:val="09C96386"/>
    <w:rsid w:val="0A433F90"/>
    <w:rsid w:val="0A451A76"/>
    <w:rsid w:val="0A57519A"/>
    <w:rsid w:val="0A6C2C0E"/>
    <w:rsid w:val="0A7420BA"/>
    <w:rsid w:val="0A88089F"/>
    <w:rsid w:val="0A884463"/>
    <w:rsid w:val="0AAA49E1"/>
    <w:rsid w:val="0AB074A6"/>
    <w:rsid w:val="0AB1092B"/>
    <w:rsid w:val="0AB43DCE"/>
    <w:rsid w:val="0ACE28DF"/>
    <w:rsid w:val="0AD01CFE"/>
    <w:rsid w:val="0AFB0C14"/>
    <w:rsid w:val="0B0F5634"/>
    <w:rsid w:val="0B185F02"/>
    <w:rsid w:val="0B3C04B1"/>
    <w:rsid w:val="0B3E37EF"/>
    <w:rsid w:val="0B6423F4"/>
    <w:rsid w:val="0B665724"/>
    <w:rsid w:val="0B90691D"/>
    <w:rsid w:val="0BD40EDB"/>
    <w:rsid w:val="0BE06EE0"/>
    <w:rsid w:val="0BEF2579"/>
    <w:rsid w:val="0C093219"/>
    <w:rsid w:val="0C3F0E29"/>
    <w:rsid w:val="0C4A25CF"/>
    <w:rsid w:val="0D0F0833"/>
    <w:rsid w:val="0D1E2AF6"/>
    <w:rsid w:val="0D275344"/>
    <w:rsid w:val="0D7839BD"/>
    <w:rsid w:val="0DD72960"/>
    <w:rsid w:val="0DED6F5C"/>
    <w:rsid w:val="0E0B0FD0"/>
    <w:rsid w:val="0E175941"/>
    <w:rsid w:val="0E44563E"/>
    <w:rsid w:val="0E457B83"/>
    <w:rsid w:val="0E5207CF"/>
    <w:rsid w:val="0E8767AC"/>
    <w:rsid w:val="0E8F1656"/>
    <w:rsid w:val="0EBE7505"/>
    <w:rsid w:val="0ED94C9D"/>
    <w:rsid w:val="0EDA09E8"/>
    <w:rsid w:val="0EEC75B9"/>
    <w:rsid w:val="0EF843C3"/>
    <w:rsid w:val="0F0D4307"/>
    <w:rsid w:val="0F1C7CA3"/>
    <w:rsid w:val="0F254CF8"/>
    <w:rsid w:val="0F467AF8"/>
    <w:rsid w:val="0F6F0B96"/>
    <w:rsid w:val="0F7B668E"/>
    <w:rsid w:val="0F832242"/>
    <w:rsid w:val="0FC50851"/>
    <w:rsid w:val="0FDF225C"/>
    <w:rsid w:val="0FF97C91"/>
    <w:rsid w:val="10171935"/>
    <w:rsid w:val="1021396E"/>
    <w:rsid w:val="102768F0"/>
    <w:rsid w:val="10295411"/>
    <w:rsid w:val="10535745"/>
    <w:rsid w:val="10620E69"/>
    <w:rsid w:val="106C54A6"/>
    <w:rsid w:val="10B24D16"/>
    <w:rsid w:val="10C620B4"/>
    <w:rsid w:val="10D4183E"/>
    <w:rsid w:val="10F11028"/>
    <w:rsid w:val="11021C4A"/>
    <w:rsid w:val="1131258E"/>
    <w:rsid w:val="113A6C9B"/>
    <w:rsid w:val="114F54A9"/>
    <w:rsid w:val="118B56E8"/>
    <w:rsid w:val="11C750BF"/>
    <w:rsid w:val="12186FE7"/>
    <w:rsid w:val="12231197"/>
    <w:rsid w:val="12511BF1"/>
    <w:rsid w:val="125F7DA7"/>
    <w:rsid w:val="126B722A"/>
    <w:rsid w:val="1274749D"/>
    <w:rsid w:val="12A76B2C"/>
    <w:rsid w:val="12BE7A8B"/>
    <w:rsid w:val="12DF6A7B"/>
    <w:rsid w:val="12F94B77"/>
    <w:rsid w:val="13181658"/>
    <w:rsid w:val="1323367D"/>
    <w:rsid w:val="133505EA"/>
    <w:rsid w:val="134B7AC8"/>
    <w:rsid w:val="137A1B1F"/>
    <w:rsid w:val="13B16017"/>
    <w:rsid w:val="13B7102A"/>
    <w:rsid w:val="13BA23E8"/>
    <w:rsid w:val="13D62753"/>
    <w:rsid w:val="13F6531A"/>
    <w:rsid w:val="1402590B"/>
    <w:rsid w:val="14334304"/>
    <w:rsid w:val="14445040"/>
    <w:rsid w:val="144B574D"/>
    <w:rsid w:val="145E1811"/>
    <w:rsid w:val="145E31B0"/>
    <w:rsid w:val="14660394"/>
    <w:rsid w:val="149C50EA"/>
    <w:rsid w:val="14DC0F06"/>
    <w:rsid w:val="150C2E42"/>
    <w:rsid w:val="15257A00"/>
    <w:rsid w:val="1543528C"/>
    <w:rsid w:val="154A155C"/>
    <w:rsid w:val="154A4974"/>
    <w:rsid w:val="1558747F"/>
    <w:rsid w:val="15695AC8"/>
    <w:rsid w:val="157A5EBB"/>
    <w:rsid w:val="1596792B"/>
    <w:rsid w:val="159B68F3"/>
    <w:rsid w:val="159E2430"/>
    <w:rsid w:val="15A3570D"/>
    <w:rsid w:val="15A45508"/>
    <w:rsid w:val="160622FB"/>
    <w:rsid w:val="16416AD1"/>
    <w:rsid w:val="165F549B"/>
    <w:rsid w:val="166027EC"/>
    <w:rsid w:val="16665172"/>
    <w:rsid w:val="16745119"/>
    <w:rsid w:val="169E6E7F"/>
    <w:rsid w:val="16C6531E"/>
    <w:rsid w:val="16D11A31"/>
    <w:rsid w:val="16E77CEB"/>
    <w:rsid w:val="16FB37A5"/>
    <w:rsid w:val="17214ECC"/>
    <w:rsid w:val="17305A36"/>
    <w:rsid w:val="173A16B1"/>
    <w:rsid w:val="17781887"/>
    <w:rsid w:val="177E2605"/>
    <w:rsid w:val="178A08AB"/>
    <w:rsid w:val="17A33F41"/>
    <w:rsid w:val="17C373A3"/>
    <w:rsid w:val="17D73A03"/>
    <w:rsid w:val="17E8081E"/>
    <w:rsid w:val="18080807"/>
    <w:rsid w:val="18207F70"/>
    <w:rsid w:val="18344572"/>
    <w:rsid w:val="1887081C"/>
    <w:rsid w:val="18A27FF4"/>
    <w:rsid w:val="18B31390"/>
    <w:rsid w:val="18C41635"/>
    <w:rsid w:val="18D442CD"/>
    <w:rsid w:val="18E7707A"/>
    <w:rsid w:val="19032DE8"/>
    <w:rsid w:val="190E02EF"/>
    <w:rsid w:val="1910426F"/>
    <w:rsid w:val="19416AD4"/>
    <w:rsid w:val="197B2504"/>
    <w:rsid w:val="19BC03F9"/>
    <w:rsid w:val="19C842DD"/>
    <w:rsid w:val="1ABB35D6"/>
    <w:rsid w:val="1AC66DBD"/>
    <w:rsid w:val="1B0E4BD8"/>
    <w:rsid w:val="1B30341D"/>
    <w:rsid w:val="1B6B1EBA"/>
    <w:rsid w:val="1B912B52"/>
    <w:rsid w:val="1B960ACE"/>
    <w:rsid w:val="1BA57D12"/>
    <w:rsid w:val="1BB51D97"/>
    <w:rsid w:val="1BC25503"/>
    <w:rsid w:val="1BCB2A51"/>
    <w:rsid w:val="1BF14F03"/>
    <w:rsid w:val="1BF418FD"/>
    <w:rsid w:val="1BF9566D"/>
    <w:rsid w:val="1C272084"/>
    <w:rsid w:val="1C5B2047"/>
    <w:rsid w:val="1C611DA1"/>
    <w:rsid w:val="1C787393"/>
    <w:rsid w:val="1C967E70"/>
    <w:rsid w:val="1C9B3C4F"/>
    <w:rsid w:val="1CA05F0A"/>
    <w:rsid w:val="1CA70366"/>
    <w:rsid w:val="1CCD7735"/>
    <w:rsid w:val="1CE86E06"/>
    <w:rsid w:val="1CF75C9C"/>
    <w:rsid w:val="1D07789F"/>
    <w:rsid w:val="1D1E6C6F"/>
    <w:rsid w:val="1D4376FA"/>
    <w:rsid w:val="1DA01C12"/>
    <w:rsid w:val="1DA224C9"/>
    <w:rsid w:val="1DF22F55"/>
    <w:rsid w:val="1E2A6F9E"/>
    <w:rsid w:val="1E313F0A"/>
    <w:rsid w:val="1E445437"/>
    <w:rsid w:val="1E4735FC"/>
    <w:rsid w:val="1E4977F2"/>
    <w:rsid w:val="1E4A0791"/>
    <w:rsid w:val="1E4B0D21"/>
    <w:rsid w:val="1E504E05"/>
    <w:rsid w:val="1E5F5998"/>
    <w:rsid w:val="1E643EA0"/>
    <w:rsid w:val="1E7F67B9"/>
    <w:rsid w:val="1E976BE8"/>
    <w:rsid w:val="1EB4752C"/>
    <w:rsid w:val="1EBC05FB"/>
    <w:rsid w:val="1F135569"/>
    <w:rsid w:val="1FA1241E"/>
    <w:rsid w:val="20057C8A"/>
    <w:rsid w:val="20063A58"/>
    <w:rsid w:val="202E1A1B"/>
    <w:rsid w:val="204827DD"/>
    <w:rsid w:val="20552929"/>
    <w:rsid w:val="208C6285"/>
    <w:rsid w:val="2096675E"/>
    <w:rsid w:val="20BE4AAD"/>
    <w:rsid w:val="20CD7E58"/>
    <w:rsid w:val="20EF69BB"/>
    <w:rsid w:val="21052C40"/>
    <w:rsid w:val="212F2A5F"/>
    <w:rsid w:val="215412A7"/>
    <w:rsid w:val="215867D5"/>
    <w:rsid w:val="21621B55"/>
    <w:rsid w:val="218001BC"/>
    <w:rsid w:val="21BC041D"/>
    <w:rsid w:val="222E34A9"/>
    <w:rsid w:val="226267C4"/>
    <w:rsid w:val="227F03A2"/>
    <w:rsid w:val="22806D25"/>
    <w:rsid w:val="2292521C"/>
    <w:rsid w:val="22BA5EFA"/>
    <w:rsid w:val="230E69B3"/>
    <w:rsid w:val="232443C8"/>
    <w:rsid w:val="232529D1"/>
    <w:rsid w:val="234110AA"/>
    <w:rsid w:val="23615B86"/>
    <w:rsid w:val="237C1147"/>
    <w:rsid w:val="238956A4"/>
    <w:rsid w:val="23A74C03"/>
    <w:rsid w:val="23A87B28"/>
    <w:rsid w:val="23BE3062"/>
    <w:rsid w:val="23C03A0C"/>
    <w:rsid w:val="23D20968"/>
    <w:rsid w:val="23D37A0A"/>
    <w:rsid w:val="23FC6ABF"/>
    <w:rsid w:val="24064813"/>
    <w:rsid w:val="240935C4"/>
    <w:rsid w:val="241A5AF4"/>
    <w:rsid w:val="244522F8"/>
    <w:rsid w:val="24983B34"/>
    <w:rsid w:val="24A36401"/>
    <w:rsid w:val="24AB0AC6"/>
    <w:rsid w:val="24B01EDB"/>
    <w:rsid w:val="24B63379"/>
    <w:rsid w:val="24E74978"/>
    <w:rsid w:val="250744EA"/>
    <w:rsid w:val="2511508C"/>
    <w:rsid w:val="252D6822"/>
    <w:rsid w:val="25480504"/>
    <w:rsid w:val="255D1374"/>
    <w:rsid w:val="25624450"/>
    <w:rsid w:val="257B651F"/>
    <w:rsid w:val="25993D1E"/>
    <w:rsid w:val="25C63D2A"/>
    <w:rsid w:val="25CA5358"/>
    <w:rsid w:val="25DF0148"/>
    <w:rsid w:val="261E0128"/>
    <w:rsid w:val="26227F30"/>
    <w:rsid w:val="264C4ED1"/>
    <w:rsid w:val="26501473"/>
    <w:rsid w:val="268E6FE4"/>
    <w:rsid w:val="26E44775"/>
    <w:rsid w:val="26E95AA4"/>
    <w:rsid w:val="275F32FB"/>
    <w:rsid w:val="27BE3031"/>
    <w:rsid w:val="27CF0C43"/>
    <w:rsid w:val="27D42815"/>
    <w:rsid w:val="283A57FA"/>
    <w:rsid w:val="289454AF"/>
    <w:rsid w:val="28E34AD8"/>
    <w:rsid w:val="29327A07"/>
    <w:rsid w:val="29346DFC"/>
    <w:rsid w:val="293B2AD2"/>
    <w:rsid w:val="294472D8"/>
    <w:rsid w:val="294762C8"/>
    <w:rsid w:val="29504F72"/>
    <w:rsid w:val="295B68DC"/>
    <w:rsid w:val="29720649"/>
    <w:rsid w:val="29920734"/>
    <w:rsid w:val="29A9619C"/>
    <w:rsid w:val="29D1062D"/>
    <w:rsid w:val="2A6062D3"/>
    <w:rsid w:val="2A741075"/>
    <w:rsid w:val="2A8A6EA2"/>
    <w:rsid w:val="2A995831"/>
    <w:rsid w:val="2AAC75B5"/>
    <w:rsid w:val="2ACB68F8"/>
    <w:rsid w:val="2AD7443E"/>
    <w:rsid w:val="2AE74152"/>
    <w:rsid w:val="2B19713C"/>
    <w:rsid w:val="2B38022B"/>
    <w:rsid w:val="2B527D3C"/>
    <w:rsid w:val="2BC241F1"/>
    <w:rsid w:val="2BC83415"/>
    <w:rsid w:val="2BCB32DC"/>
    <w:rsid w:val="2BD90620"/>
    <w:rsid w:val="2BE41ADA"/>
    <w:rsid w:val="2C146FEF"/>
    <w:rsid w:val="2C1A32AE"/>
    <w:rsid w:val="2C3F4A8E"/>
    <w:rsid w:val="2C62304C"/>
    <w:rsid w:val="2C8561B6"/>
    <w:rsid w:val="2C89744A"/>
    <w:rsid w:val="2CD3498A"/>
    <w:rsid w:val="2CE578F6"/>
    <w:rsid w:val="2CF35312"/>
    <w:rsid w:val="2D382986"/>
    <w:rsid w:val="2DA80F7F"/>
    <w:rsid w:val="2DF8270C"/>
    <w:rsid w:val="2DFB6D9B"/>
    <w:rsid w:val="2E0C6B06"/>
    <w:rsid w:val="2E2017BE"/>
    <w:rsid w:val="2E327247"/>
    <w:rsid w:val="2E915CAA"/>
    <w:rsid w:val="2EE0257C"/>
    <w:rsid w:val="2EEF5BB9"/>
    <w:rsid w:val="2EF80EB1"/>
    <w:rsid w:val="2F3303CE"/>
    <w:rsid w:val="2F8A071D"/>
    <w:rsid w:val="2F9D58FB"/>
    <w:rsid w:val="2FB12419"/>
    <w:rsid w:val="2FCA148A"/>
    <w:rsid w:val="2FE13749"/>
    <w:rsid w:val="30097059"/>
    <w:rsid w:val="304F1FE0"/>
    <w:rsid w:val="305E6C48"/>
    <w:rsid w:val="3080473C"/>
    <w:rsid w:val="308E6DF8"/>
    <w:rsid w:val="30C85B35"/>
    <w:rsid w:val="30F15DEC"/>
    <w:rsid w:val="31177AEC"/>
    <w:rsid w:val="316B526C"/>
    <w:rsid w:val="317E6150"/>
    <w:rsid w:val="319C2CA2"/>
    <w:rsid w:val="31D65BC2"/>
    <w:rsid w:val="320305DB"/>
    <w:rsid w:val="321015D7"/>
    <w:rsid w:val="322C026C"/>
    <w:rsid w:val="32376B68"/>
    <w:rsid w:val="323D78E9"/>
    <w:rsid w:val="324B401A"/>
    <w:rsid w:val="32501E40"/>
    <w:rsid w:val="32766E21"/>
    <w:rsid w:val="32A77362"/>
    <w:rsid w:val="32AE77CE"/>
    <w:rsid w:val="32EF109F"/>
    <w:rsid w:val="3319735A"/>
    <w:rsid w:val="3323284D"/>
    <w:rsid w:val="33535380"/>
    <w:rsid w:val="33636CF3"/>
    <w:rsid w:val="337A5DC6"/>
    <w:rsid w:val="33D736B3"/>
    <w:rsid w:val="33F1331C"/>
    <w:rsid w:val="341D5DBA"/>
    <w:rsid w:val="346C3C68"/>
    <w:rsid w:val="347F0EED"/>
    <w:rsid w:val="349961F4"/>
    <w:rsid w:val="34A01643"/>
    <w:rsid w:val="34AF3865"/>
    <w:rsid w:val="34B86745"/>
    <w:rsid w:val="34C26422"/>
    <w:rsid w:val="34EC6AB6"/>
    <w:rsid w:val="34EF5F30"/>
    <w:rsid w:val="34FF26C6"/>
    <w:rsid w:val="3536035D"/>
    <w:rsid w:val="354B15D6"/>
    <w:rsid w:val="355A46B3"/>
    <w:rsid w:val="35957376"/>
    <w:rsid w:val="35AA03C0"/>
    <w:rsid w:val="35C572DB"/>
    <w:rsid w:val="35EB4600"/>
    <w:rsid w:val="35F84B4A"/>
    <w:rsid w:val="35FE5E71"/>
    <w:rsid w:val="360C6D95"/>
    <w:rsid w:val="360C78DA"/>
    <w:rsid w:val="362D4C2B"/>
    <w:rsid w:val="363618AA"/>
    <w:rsid w:val="36477AF9"/>
    <w:rsid w:val="365676A0"/>
    <w:rsid w:val="367C155C"/>
    <w:rsid w:val="367D4288"/>
    <w:rsid w:val="36B65620"/>
    <w:rsid w:val="36E86948"/>
    <w:rsid w:val="370655A1"/>
    <w:rsid w:val="3754760E"/>
    <w:rsid w:val="37772F05"/>
    <w:rsid w:val="377D08F5"/>
    <w:rsid w:val="37816446"/>
    <w:rsid w:val="37AB5DC7"/>
    <w:rsid w:val="37B313B3"/>
    <w:rsid w:val="37CB5672"/>
    <w:rsid w:val="37E86D96"/>
    <w:rsid w:val="37EB54CA"/>
    <w:rsid w:val="37F814AF"/>
    <w:rsid w:val="380C7272"/>
    <w:rsid w:val="3813580A"/>
    <w:rsid w:val="383126EB"/>
    <w:rsid w:val="386D22B7"/>
    <w:rsid w:val="386E419F"/>
    <w:rsid w:val="386E79AE"/>
    <w:rsid w:val="387C6BB6"/>
    <w:rsid w:val="38A36070"/>
    <w:rsid w:val="38AF5DFE"/>
    <w:rsid w:val="38B74417"/>
    <w:rsid w:val="38BE527A"/>
    <w:rsid w:val="38FD416B"/>
    <w:rsid w:val="390F24D7"/>
    <w:rsid w:val="39276073"/>
    <w:rsid w:val="393D3C45"/>
    <w:rsid w:val="39B323E2"/>
    <w:rsid w:val="39B572B1"/>
    <w:rsid w:val="39C80C81"/>
    <w:rsid w:val="39C979D2"/>
    <w:rsid w:val="39D51C16"/>
    <w:rsid w:val="3A072DD1"/>
    <w:rsid w:val="3A65253B"/>
    <w:rsid w:val="3A890881"/>
    <w:rsid w:val="3AA72885"/>
    <w:rsid w:val="3AA7767C"/>
    <w:rsid w:val="3AB13460"/>
    <w:rsid w:val="3ACB541D"/>
    <w:rsid w:val="3B275305"/>
    <w:rsid w:val="3B5A44D2"/>
    <w:rsid w:val="3B7622F7"/>
    <w:rsid w:val="3B9931BF"/>
    <w:rsid w:val="3B9B11C4"/>
    <w:rsid w:val="3BA27B4D"/>
    <w:rsid w:val="3BAA1720"/>
    <w:rsid w:val="3BB37E64"/>
    <w:rsid w:val="3BD50513"/>
    <w:rsid w:val="3BE92075"/>
    <w:rsid w:val="3BF01CE3"/>
    <w:rsid w:val="3C215E28"/>
    <w:rsid w:val="3C2E1498"/>
    <w:rsid w:val="3C601039"/>
    <w:rsid w:val="3C6B45F9"/>
    <w:rsid w:val="3CE1262A"/>
    <w:rsid w:val="3D544967"/>
    <w:rsid w:val="3D55011A"/>
    <w:rsid w:val="3D726397"/>
    <w:rsid w:val="3D962C5C"/>
    <w:rsid w:val="3DC72560"/>
    <w:rsid w:val="3DD7010E"/>
    <w:rsid w:val="3DE114A0"/>
    <w:rsid w:val="3E015A83"/>
    <w:rsid w:val="3E057DDD"/>
    <w:rsid w:val="3E0957C3"/>
    <w:rsid w:val="3E2843B8"/>
    <w:rsid w:val="3E416481"/>
    <w:rsid w:val="3E4D2D70"/>
    <w:rsid w:val="3EB83F8D"/>
    <w:rsid w:val="3EE04756"/>
    <w:rsid w:val="3EF44095"/>
    <w:rsid w:val="3F443CCC"/>
    <w:rsid w:val="3F472903"/>
    <w:rsid w:val="3F6511A8"/>
    <w:rsid w:val="3FD23104"/>
    <w:rsid w:val="3FE27FA5"/>
    <w:rsid w:val="3FEA5A8F"/>
    <w:rsid w:val="3FEE7488"/>
    <w:rsid w:val="3FFD6A85"/>
    <w:rsid w:val="403039F4"/>
    <w:rsid w:val="403C3E41"/>
    <w:rsid w:val="406019E3"/>
    <w:rsid w:val="40844AB3"/>
    <w:rsid w:val="40B71A35"/>
    <w:rsid w:val="40CC0187"/>
    <w:rsid w:val="40CE7C1E"/>
    <w:rsid w:val="40D2155B"/>
    <w:rsid w:val="40D83AFA"/>
    <w:rsid w:val="40E26F6C"/>
    <w:rsid w:val="40E3365D"/>
    <w:rsid w:val="40F07D37"/>
    <w:rsid w:val="41000238"/>
    <w:rsid w:val="413B40C2"/>
    <w:rsid w:val="41910001"/>
    <w:rsid w:val="419840E3"/>
    <w:rsid w:val="41AE2306"/>
    <w:rsid w:val="41B147D1"/>
    <w:rsid w:val="41C22665"/>
    <w:rsid w:val="41CB7782"/>
    <w:rsid w:val="41DB76F1"/>
    <w:rsid w:val="41ED1336"/>
    <w:rsid w:val="41F10A44"/>
    <w:rsid w:val="421A5116"/>
    <w:rsid w:val="428D038E"/>
    <w:rsid w:val="42A52357"/>
    <w:rsid w:val="42A84C8B"/>
    <w:rsid w:val="42A86C0A"/>
    <w:rsid w:val="42A90E38"/>
    <w:rsid w:val="42AB215B"/>
    <w:rsid w:val="42AF241C"/>
    <w:rsid w:val="42B012F4"/>
    <w:rsid w:val="42B112E5"/>
    <w:rsid w:val="42BD2FB6"/>
    <w:rsid w:val="42FC3CA6"/>
    <w:rsid w:val="432032CB"/>
    <w:rsid w:val="435E1DBD"/>
    <w:rsid w:val="43606EBF"/>
    <w:rsid w:val="43626735"/>
    <w:rsid w:val="436A380A"/>
    <w:rsid w:val="4386188C"/>
    <w:rsid w:val="43D04AAC"/>
    <w:rsid w:val="43D129E2"/>
    <w:rsid w:val="43D46572"/>
    <w:rsid w:val="44283333"/>
    <w:rsid w:val="443D2A79"/>
    <w:rsid w:val="44532954"/>
    <w:rsid w:val="445B4BFB"/>
    <w:rsid w:val="44635C2E"/>
    <w:rsid w:val="448F08E0"/>
    <w:rsid w:val="449A6780"/>
    <w:rsid w:val="44B622B1"/>
    <w:rsid w:val="450378D6"/>
    <w:rsid w:val="4504054D"/>
    <w:rsid w:val="451B0F07"/>
    <w:rsid w:val="45350C69"/>
    <w:rsid w:val="455D6A99"/>
    <w:rsid w:val="45701B41"/>
    <w:rsid w:val="45857154"/>
    <w:rsid w:val="459C3C30"/>
    <w:rsid w:val="45AD5FF4"/>
    <w:rsid w:val="45BB5785"/>
    <w:rsid w:val="45C629FD"/>
    <w:rsid w:val="45E82F44"/>
    <w:rsid w:val="45ED2D68"/>
    <w:rsid w:val="45FE708E"/>
    <w:rsid w:val="462F3BAD"/>
    <w:rsid w:val="463809A0"/>
    <w:rsid w:val="464F66B5"/>
    <w:rsid w:val="4654388E"/>
    <w:rsid w:val="466D7169"/>
    <w:rsid w:val="466E79B5"/>
    <w:rsid w:val="469F6178"/>
    <w:rsid w:val="471137F8"/>
    <w:rsid w:val="47556220"/>
    <w:rsid w:val="476B79DC"/>
    <w:rsid w:val="47774621"/>
    <w:rsid w:val="47807A61"/>
    <w:rsid w:val="47896FA1"/>
    <w:rsid w:val="47C46871"/>
    <w:rsid w:val="47D33CB3"/>
    <w:rsid w:val="481F601B"/>
    <w:rsid w:val="48297B69"/>
    <w:rsid w:val="484D3F38"/>
    <w:rsid w:val="4853380C"/>
    <w:rsid w:val="485D1742"/>
    <w:rsid w:val="4863731D"/>
    <w:rsid w:val="487B0312"/>
    <w:rsid w:val="488D5EA3"/>
    <w:rsid w:val="489C0F78"/>
    <w:rsid w:val="48DD263E"/>
    <w:rsid w:val="48ED19E0"/>
    <w:rsid w:val="48F3123B"/>
    <w:rsid w:val="48FA5E39"/>
    <w:rsid w:val="4974565F"/>
    <w:rsid w:val="4986055E"/>
    <w:rsid w:val="49945404"/>
    <w:rsid w:val="49C365BE"/>
    <w:rsid w:val="49E244D8"/>
    <w:rsid w:val="4A496234"/>
    <w:rsid w:val="4A496CDA"/>
    <w:rsid w:val="4AA268AF"/>
    <w:rsid w:val="4AC0667D"/>
    <w:rsid w:val="4AC30C86"/>
    <w:rsid w:val="4AD33A1B"/>
    <w:rsid w:val="4ADF3507"/>
    <w:rsid w:val="4AFE6553"/>
    <w:rsid w:val="4B1259DF"/>
    <w:rsid w:val="4B271571"/>
    <w:rsid w:val="4B581854"/>
    <w:rsid w:val="4B7848E1"/>
    <w:rsid w:val="4BCB06A3"/>
    <w:rsid w:val="4BE3511D"/>
    <w:rsid w:val="4BFA4002"/>
    <w:rsid w:val="4C0407F6"/>
    <w:rsid w:val="4C604ECE"/>
    <w:rsid w:val="4C951DEA"/>
    <w:rsid w:val="4C964A13"/>
    <w:rsid w:val="4CA573A9"/>
    <w:rsid w:val="4CC80A95"/>
    <w:rsid w:val="4CC90B0E"/>
    <w:rsid w:val="4CE9408F"/>
    <w:rsid w:val="4CF57538"/>
    <w:rsid w:val="4D33229D"/>
    <w:rsid w:val="4D347F9A"/>
    <w:rsid w:val="4D547C77"/>
    <w:rsid w:val="4D6D34F5"/>
    <w:rsid w:val="4D9E6700"/>
    <w:rsid w:val="4DAE1D83"/>
    <w:rsid w:val="4DB76B14"/>
    <w:rsid w:val="4DFA40F0"/>
    <w:rsid w:val="4E1106C9"/>
    <w:rsid w:val="4E1735ED"/>
    <w:rsid w:val="4E48650F"/>
    <w:rsid w:val="4E5346AE"/>
    <w:rsid w:val="4E665990"/>
    <w:rsid w:val="4E8612A2"/>
    <w:rsid w:val="4EA03B9F"/>
    <w:rsid w:val="4EA65FCD"/>
    <w:rsid w:val="4EDC49FC"/>
    <w:rsid w:val="4F0212DF"/>
    <w:rsid w:val="4F0A6CFB"/>
    <w:rsid w:val="4F0C359E"/>
    <w:rsid w:val="4F153EB6"/>
    <w:rsid w:val="4F3D0097"/>
    <w:rsid w:val="4F4B285B"/>
    <w:rsid w:val="4F6644EC"/>
    <w:rsid w:val="4F866055"/>
    <w:rsid w:val="4F9849C8"/>
    <w:rsid w:val="4FA76AA9"/>
    <w:rsid w:val="4FB20409"/>
    <w:rsid w:val="4FD30297"/>
    <w:rsid w:val="4FE95979"/>
    <w:rsid w:val="50191278"/>
    <w:rsid w:val="50242B62"/>
    <w:rsid w:val="50475F96"/>
    <w:rsid w:val="506F7AA0"/>
    <w:rsid w:val="50890F8E"/>
    <w:rsid w:val="508C05B7"/>
    <w:rsid w:val="5093286E"/>
    <w:rsid w:val="50970116"/>
    <w:rsid w:val="50C01887"/>
    <w:rsid w:val="50E95D25"/>
    <w:rsid w:val="50ED78BD"/>
    <w:rsid w:val="50F57613"/>
    <w:rsid w:val="51282AEE"/>
    <w:rsid w:val="513F0301"/>
    <w:rsid w:val="51446BFF"/>
    <w:rsid w:val="51567FA3"/>
    <w:rsid w:val="51796128"/>
    <w:rsid w:val="5189231A"/>
    <w:rsid w:val="518E55A3"/>
    <w:rsid w:val="51AB442F"/>
    <w:rsid w:val="51C330CA"/>
    <w:rsid w:val="51CF5184"/>
    <w:rsid w:val="51D82EBF"/>
    <w:rsid w:val="51F72F3E"/>
    <w:rsid w:val="522A029B"/>
    <w:rsid w:val="527814CB"/>
    <w:rsid w:val="52887CB8"/>
    <w:rsid w:val="529D50EC"/>
    <w:rsid w:val="52F46EC7"/>
    <w:rsid w:val="531A2F47"/>
    <w:rsid w:val="53454CDC"/>
    <w:rsid w:val="534D106D"/>
    <w:rsid w:val="5367635A"/>
    <w:rsid w:val="5377080A"/>
    <w:rsid w:val="5381279D"/>
    <w:rsid w:val="53885A40"/>
    <w:rsid w:val="53B31B5D"/>
    <w:rsid w:val="53CB46A6"/>
    <w:rsid w:val="540C46C0"/>
    <w:rsid w:val="54190A6D"/>
    <w:rsid w:val="544C3571"/>
    <w:rsid w:val="54566060"/>
    <w:rsid w:val="54E94C70"/>
    <w:rsid w:val="54F10AA7"/>
    <w:rsid w:val="54F6039D"/>
    <w:rsid w:val="553D4A65"/>
    <w:rsid w:val="554520DD"/>
    <w:rsid w:val="55662B4A"/>
    <w:rsid w:val="55677653"/>
    <w:rsid w:val="5570698A"/>
    <w:rsid w:val="55713932"/>
    <w:rsid w:val="557D485B"/>
    <w:rsid w:val="55C847F4"/>
    <w:rsid w:val="55E45824"/>
    <w:rsid w:val="55EA16A2"/>
    <w:rsid w:val="56397CCD"/>
    <w:rsid w:val="565544C9"/>
    <w:rsid w:val="565F224F"/>
    <w:rsid w:val="565F703A"/>
    <w:rsid w:val="56DD4281"/>
    <w:rsid w:val="56DF4CA4"/>
    <w:rsid w:val="57096129"/>
    <w:rsid w:val="5718135B"/>
    <w:rsid w:val="573332E7"/>
    <w:rsid w:val="57715039"/>
    <w:rsid w:val="577214EC"/>
    <w:rsid w:val="577463E6"/>
    <w:rsid w:val="57827909"/>
    <w:rsid w:val="57871D16"/>
    <w:rsid w:val="579718F7"/>
    <w:rsid w:val="57A46611"/>
    <w:rsid w:val="57C72B14"/>
    <w:rsid w:val="57D308C7"/>
    <w:rsid w:val="57ED6AF9"/>
    <w:rsid w:val="580F3D47"/>
    <w:rsid w:val="581A2340"/>
    <w:rsid w:val="582B49A3"/>
    <w:rsid w:val="584B42D6"/>
    <w:rsid w:val="587D563B"/>
    <w:rsid w:val="58C809B2"/>
    <w:rsid w:val="58F15EAD"/>
    <w:rsid w:val="58F46958"/>
    <w:rsid w:val="59400BF7"/>
    <w:rsid w:val="594639A5"/>
    <w:rsid w:val="59477581"/>
    <w:rsid w:val="59507F4F"/>
    <w:rsid w:val="595820D0"/>
    <w:rsid w:val="595E2F5C"/>
    <w:rsid w:val="599C4A7C"/>
    <w:rsid w:val="59E07DDA"/>
    <w:rsid w:val="5A59752A"/>
    <w:rsid w:val="5A837934"/>
    <w:rsid w:val="5A9266BC"/>
    <w:rsid w:val="5B1F1455"/>
    <w:rsid w:val="5B3303D2"/>
    <w:rsid w:val="5B62757E"/>
    <w:rsid w:val="5B6D379D"/>
    <w:rsid w:val="5B900B0D"/>
    <w:rsid w:val="5BAD1B59"/>
    <w:rsid w:val="5BB3182B"/>
    <w:rsid w:val="5C303680"/>
    <w:rsid w:val="5CA31167"/>
    <w:rsid w:val="5CB364F6"/>
    <w:rsid w:val="5CB83CAA"/>
    <w:rsid w:val="5CD058CE"/>
    <w:rsid w:val="5CD601D1"/>
    <w:rsid w:val="5CDC0158"/>
    <w:rsid w:val="5CEE29A5"/>
    <w:rsid w:val="5CF85908"/>
    <w:rsid w:val="5D024C15"/>
    <w:rsid w:val="5D17690B"/>
    <w:rsid w:val="5D2A1DD3"/>
    <w:rsid w:val="5D2A786A"/>
    <w:rsid w:val="5D415482"/>
    <w:rsid w:val="5D4A206E"/>
    <w:rsid w:val="5D863690"/>
    <w:rsid w:val="5DED31ED"/>
    <w:rsid w:val="5DF100FA"/>
    <w:rsid w:val="5DF36254"/>
    <w:rsid w:val="5DFD5CC4"/>
    <w:rsid w:val="5E075AE1"/>
    <w:rsid w:val="5E236200"/>
    <w:rsid w:val="5E6F3F3E"/>
    <w:rsid w:val="5E9779DD"/>
    <w:rsid w:val="5E9C0606"/>
    <w:rsid w:val="5E9F1D5F"/>
    <w:rsid w:val="5EB2317B"/>
    <w:rsid w:val="5ED20968"/>
    <w:rsid w:val="5EE61051"/>
    <w:rsid w:val="5F2520E2"/>
    <w:rsid w:val="5F680B1F"/>
    <w:rsid w:val="5F784E42"/>
    <w:rsid w:val="5F87364D"/>
    <w:rsid w:val="5F9C7A34"/>
    <w:rsid w:val="5FB47C71"/>
    <w:rsid w:val="5FC82655"/>
    <w:rsid w:val="5FD61C00"/>
    <w:rsid w:val="5FE01368"/>
    <w:rsid w:val="5FE324FE"/>
    <w:rsid w:val="5FFA7215"/>
    <w:rsid w:val="60165FF5"/>
    <w:rsid w:val="601D6664"/>
    <w:rsid w:val="604562C5"/>
    <w:rsid w:val="605B7E8D"/>
    <w:rsid w:val="6063045D"/>
    <w:rsid w:val="60783BA1"/>
    <w:rsid w:val="60CE49F5"/>
    <w:rsid w:val="60CF2398"/>
    <w:rsid w:val="60ED4F79"/>
    <w:rsid w:val="60F26CCA"/>
    <w:rsid w:val="6111011E"/>
    <w:rsid w:val="611E6F2C"/>
    <w:rsid w:val="61285749"/>
    <w:rsid w:val="6151435C"/>
    <w:rsid w:val="616D5E5A"/>
    <w:rsid w:val="61740C31"/>
    <w:rsid w:val="61796F84"/>
    <w:rsid w:val="61AE1123"/>
    <w:rsid w:val="61CF4BC3"/>
    <w:rsid w:val="62106B0C"/>
    <w:rsid w:val="621932E8"/>
    <w:rsid w:val="622E215B"/>
    <w:rsid w:val="62696E05"/>
    <w:rsid w:val="627C1972"/>
    <w:rsid w:val="62874092"/>
    <w:rsid w:val="628C3313"/>
    <w:rsid w:val="62C26AA3"/>
    <w:rsid w:val="62F5494B"/>
    <w:rsid w:val="630B5DAD"/>
    <w:rsid w:val="634E59C3"/>
    <w:rsid w:val="6355239B"/>
    <w:rsid w:val="63573636"/>
    <w:rsid w:val="635C5175"/>
    <w:rsid w:val="63C16429"/>
    <w:rsid w:val="63C76F28"/>
    <w:rsid w:val="64065A77"/>
    <w:rsid w:val="6409406D"/>
    <w:rsid w:val="643118EA"/>
    <w:rsid w:val="64477451"/>
    <w:rsid w:val="646C16E4"/>
    <w:rsid w:val="64BA3442"/>
    <w:rsid w:val="64C00406"/>
    <w:rsid w:val="64C87B52"/>
    <w:rsid w:val="64FA6DF8"/>
    <w:rsid w:val="651E0A6E"/>
    <w:rsid w:val="65246287"/>
    <w:rsid w:val="65426ED0"/>
    <w:rsid w:val="65453C44"/>
    <w:rsid w:val="657F0607"/>
    <w:rsid w:val="65836BA2"/>
    <w:rsid w:val="65C85BEF"/>
    <w:rsid w:val="65D25C30"/>
    <w:rsid w:val="65EB7FA2"/>
    <w:rsid w:val="66706425"/>
    <w:rsid w:val="668C0A2C"/>
    <w:rsid w:val="66A40318"/>
    <w:rsid w:val="66A83A13"/>
    <w:rsid w:val="66B91AF1"/>
    <w:rsid w:val="66BE3722"/>
    <w:rsid w:val="66DA1F15"/>
    <w:rsid w:val="66EA5596"/>
    <w:rsid w:val="67207023"/>
    <w:rsid w:val="673B4325"/>
    <w:rsid w:val="67746816"/>
    <w:rsid w:val="67DD2CBC"/>
    <w:rsid w:val="67EB1B9E"/>
    <w:rsid w:val="682B1C73"/>
    <w:rsid w:val="682B2BEF"/>
    <w:rsid w:val="684A5395"/>
    <w:rsid w:val="684D59D0"/>
    <w:rsid w:val="685975BF"/>
    <w:rsid w:val="686B3EB5"/>
    <w:rsid w:val="68707C30"/>
    <w:rsid w:val="68734F1A"/>
    <w:rsid w:val="689C694C"/>
    <w:rsid w:val="68EC203E"/>
    <w:rsid w:val="693235DC"/>
    <w:rsid w:val="694769BC"/>
    <w:rsid w:val="694D1104"/>
    <w:rsid w:val="69534324"/>
    <w:rsid w:val="69712E8A"/>
    <w:rsid w:val="69724A46"/>
    <w:rsid w:val="699A2731"/>
    <w:rsid w:val="69B062DB"/>
    <w:rsid w:val="6A8267CE"/>
    <w:rsid w:val="6ACA4001"/>
    <w:rsid w:val="6ADF1C7F"/>
    <w:rsid w:val="6AE472B5"/>
    <w:rsid w:val="6B250578"/>
    <w:rsid w:val="6B385356"/>
    <w:rsid w:val="6B72215E"/>
    <w:rsid w:val="6B8B3C73"/>
    <w:rsid w:val="6BAA2520"/>
    <w:rsid w:val="6BE911F0"/>
    <w:rsid w:val="6C444FC1"/>
    <w:rsid w:val="6C517ED4"/>
    <w:rsid w:val="6CF543AF"/>
    <w:rsid w:val="6CFD4D25"/>
    <w:rsid w:val="6CFF34A7"/>
    <w:rsid w:val="6D03330F"/>
    <w:rsid w:val="6D0518CE"/>
    <w:rsid w:val="6D055FB0"/>
    <w:rsid w:val="6D0C3F3E"/>
    <w:rsid w:val="6D133E5B"/>
    <w:rsid w:val="6D3C6DA8"/>
    <w:rsid w:val="6D50318E"/>
    <w:rsid w:val="6D8703EC"/>
    <w:rsid w:val="6DB423F4"/>
    <w:rsid w:val="6DCE1914"/>
    <w:rsid w:val="6E1C7DFA"/>
    <w:rsid w:val="6E6340F4"/>
    <w:rsid w:val="6E8C76E2"/>
    <w:rsid w:val="6F17225E"/>
    <w:rsid w:val="6F252ABA"/>
    <w:rsid w:val="6F3727AD"/>
    <w:rsid w:val="6F7C6724"/>
    <w:rsid w:val="6F7C6FF9"/>
    <w:rsid w:val="6F8627B2"/>
    <w:rsid w:val="6F8B3C63"/>
    <w:rsid w:val="6FBA0E4C"/>
    <w:rsid w:val="6FBD2503"/>
    <w:rsid w:val="6FD179E7"/>
    <w:rsid w:val="70112972"/>
    <w:rsid w:val="703275A7"/>
    <w:rsid w:val="704477CA"/>
    <w:rsid w:val="70C14F37"/>
    <w:rsid w:val="70D443CC"/>
    <w:rsid w:val="70E725F0"/>
    <w:rsid w:val="713B60AC"/>
    <w:rsid w:val="71522C11"/>
    <w:rsid w:val="716F52DD"/>
    <w:rsid w:val="717B057F"/>
    <w:rsid w:val="71852B62"/>
    <w:rsid w:val="718E698A"/>
    <w:rsid w:val="719E7086"/>
    <w:rsid w:val="71C95399"/>
    <w:rsid w:val="723B6409"/>
    <w:rsid w:val="72C50FAD"/>
    <w:rsid w:val="72ED6158"/>
    <w:rsid w:val="730F36F8"/>
    <w:rsid w:val="731C6C1A"/>
    <w:rsid w:val="73386F59"/>
    <w:rsid w:val="73396CD5"/>
    <w:rsid w:val="7344491C"/>
    <w:rsid w:val="73485C8E"/>
    <w:rsid w:val="73702F44"/>
    <w:rsid w:val="73910217"/>
    <w:rsid w:val="740305FA"/>
    <w:rsid w:val="743278D2"/>
    <w:rsid w:val="744B03E2"/>
    <w:rsid w:val="74503C9C"/>
    <w:rsid w:val="74A9200B"/>
    <w:rsid w:val="74C86CD3"/>
    <w:rsid w:val="74D81C9C"/>
    <w:rsid w:val="74F9503F"/>
    <w:rsid w:val="75064CD5"/>
    <w:rsid w:val="7506510C"/>
    <w:rsid w:val="75160975"/>
    <w:rsid w:val="751731DE"/>
    <w:rsid w:val="752A18C5"/>
    <w:rsid w:val="756A343D"/>
    <w:rsid w:val="757423B5"/>
    <w:rsid w:val="758B5B2B"/>
    <w:rsid w:val="75964C39"/>
    <w:rsid w:val="75BD1756"/>
    <w:rsid w:val="75C52BCB"/>
    <w:rsid w:val="7601142C"/>
    <w:rsid w:val="76040C22"/>
    <w:rsid w:val="7607079E"/>
    <w:rsid w:val="76113C61"/>
    <w:rsid w:val="769E10E5"/>
    <w:rsid w:val="76CA0F93"/>
    <w:rsid w:val="770713FF"/>
    <w:rsid w:val="775E62D0"/>
    <w:rsid w:val="778B69B3"/>
    <w:rsid w:val="778D2230"/>
    <w:rsid w:val="778F4550"/>
    <w:rsid w:val="77C74D0D"/>
    <w:rsid w:val="77E33A75"/>
    <w:rsid w:val="77E66F72"/>
    <w:rsid w:val="78307C05"/>
    <w:rsid w:val="785078CA"/>
    <w:rsid w:val="78975137"/>
    <w:rsid w:val="78A5514D"/>
    <w:rsid w:val="78BF47EA"/>
    <w:rsid w:val="79353924"/>
    <w:rsid w:val="793F6E49"/>
    <w:rsid w:val="794665F4"/>
    <w:rsid w:val="796E2E21"/>
    <w:rsid w:val="79937814"/>
    <w:rsid w:val="79942192"/>
    <w:rsid w:val="799A26D9"/>
    <w:rsid w:val="79B6642B"/>
    <w:rsid w:val="79D72885"/>
    <w:rsid w:val="79E86A0A"/>
    <w:rsid w:val="7A2E4840"/>
    <w:rsid w:val="7A35496E"/>
    <w:rsid w:val="7A3E62A8"/>
    <w:rsid w:val="7A7D065C"/>
    <w:rsid w:val="7ACD7A04"/>
    <w:rsid w:val="7AD80A41"/>
    <w:rsid w:val="7AD93F5D"/>
    <w:rsid w:val="7B094118"/>
    <w:rsid w:val="7B1C4427"/>
    <w:rsid w:val="7B985ECC"/>
    <w:rsid w:val="7BA625FD"/>
    <w:rsid w:val="7BB66AC2"/>
    <w:rsid w:val="7BD23AEA"/>
    <w:rsid w:val="7BDA3104"/>
    <w:rsid w:val="7BE87E7A"/>
    <w:rsid w:val="7BF471AC"/>
    <w:rsid w:val="7C045C54"/>
    <w:rsid w:val="7C163AF8"/>
    <w:rsid w:val="7C2720EA"/>
    <w:rsid w:val="7C396C48"/>
    <w:rsid w:val="7C4446A9"/>
    <w:rsid w:val="7C543228"/>
    <w:rsid w:val="7CF33958"/>
    <w:rsid w:val="7CF42A34"/>
    <w:rsid w:val="7D105372"/>
    <w:rsid w:val="7D16520E"/>
    <w:rsid w:val="7D3177AB"/>
    <w:rsid w:val="7D502B82"/>
    <w:rsid w:val="7DA35778"/>
    <w:rsid w:val="7DAC215C"/>
    <w:rsid w:val="7E0B54B5"/>
    <w:rsid w:val="7E0C5F69"/>
    <w:rsid w:val="7E255E03"/>
    <w:rsid w:val="7E3F32BA"/>
    <w:rsid w:val="7E6105BC"/>
    <w:rsid w:val="7EA408F6"/>
    <w:rsid w:val="7EA71F08"/>
    <w:rsid w:val="7ED464B7"/>
    <w:rsid w:val="7EE21D8A"/>
    <w:rsid w:val="7F0703E7"/>
    <w:rsid w:val="7F5E2FE1"/>
    <w:rsid w:val="7F6C6FA1"/>
    <w:rsid w:val="7FAA3513"/>
    <w:rsid w:val="7FA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425"/>
      </w:tabs>
      <w:spacing w:before="240" w:after="240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tabs>
        <w:tab w:val="left" w:pos="425"/>
      </w:tabs>
      <w:spacing w:before="120" w:after="120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2.bin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microsoft.com/office/2011/relationships/people" Target="people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8ECC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3572</Words>
  <Characters>20364</Characters>
  <Lines>169</Lines>
  <Paragraphs>47</Paragraphs>
  <ScaleCrop>false</ScaleCrop>
  <LinksUpToDate>false</LinksUpToDate>
  <CharactersWithSpaces>23889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我夫银臭屁杨</cp:lastModifiedBy>
  <dcterms:modified xsi:type="dcterms:W3CDTF">2018-01-17T12:35:51Z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